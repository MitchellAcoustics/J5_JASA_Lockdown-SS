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A7E59" w14:textId="77777777" w:rsidR="00EC00E5" w:rsidRPr="00D12828" w:rsidRDefault="00EC00E5" w:rsidP="00EC00E5">
      <w:pPr>
        <w:pStyle w:val="Title"/>
      </w:pPr>
      <w:commentRangeStart w:id="0"/>
      <w:r w:rsidRPr="00D12828">
        <w:t xml:space="preserve">There are no people around to ask but our model </w:t>
      </w:r>
      <w:commentRangeStart w:id="1"/>
      <w:r w:rsidRPr="00D12828">
        <w:t>guarantees that the Covid-19 London soundscape is drab. It’s not that bad in parks, though. And yes, we’ve built a cool model.</w:t>
      </w:r>
      <w:commentRangeEnd w:id="0"/>
      <w:r w:rsidRPr="00D12828">
        <w:rPr>
          <w:rStyle w:val="CommentReference"/>
          <w:rFonts w:cstheme="minorBidi"/>
          <w:b w:val="0"/>
        </w:rPr>
        <w:commentReference w:id="0"/>
      </w:r>
      <w:commentRangeEnd w:id="1"/>
      <w:r w:rsidRPr="00D12828">
        <w:rPr>
          <w:rStyle w:val="CommentReference"/>
          <w:rFonts w:cstheme="minorBidi"/>
          <w:b w:val="0"/>
        </w:rPr>
        <w:commentReference w:id="1"/>
      </w:r>
    </w:p>
    <w:p w14:paraId="778E14BD" w14:textId="5B6F0984" w:rsidR="003730CF" w:rsidRDefault="00656AC4" w:rsidP="00EC00E5">
      <w:pPr>
        <w:pStyle w:val="Title"/>
      </w:pPr>
      <w:r>
        <w:t>Modeling Lockdown Soundscape</w:t>
      </w:r>
    </w:p>
    <w:p w14:paraId="4E82540C" w14:textId="77777777" w:rsidR="00656AC4" w:rsidRPr="00656AC4" w:rsidRDefault="00656AC4" w:rsidP="00656AC4"/>
    <w:p w14:paraId="20BE92F8" w14:textId="10146889" w:rsidR="003730CF" w:rsidRPr="00D12828" w:rsidRDefault="00EC00E5" w:rsidP="00BD7B76">
      <w:pPr>
        <w:pStyle w:val="JASAAuthors"/>
        <w:rPr>
          <w:vertAlign w:val="superscript"/>
        </w:rPr>
      </w:pPr>
      <w:r w:rsidRPr="00D12828">
        <w:t>Tin Oberman</w:t>
      </w:r>
      <w:r w:rsidR="003730CF" w:rsidRPr="00D12828">
        <w:t>,</w:t>
      </w:r>
      <w:r w:rsidR="003730CF" w:rsidRPr="00D12828">
        <w:rPr>
          <w:vertAlign w:val="superscript"/>
        </w:rPr>
        <w:t>1</w:t>
      </w:r>
      <w:r w:rsidR="003730CF" w:rsidRPr="00D12828">
        <w:t xml:space="preserve"> </w:t>
      </w:r>
      <w:r w:rsidRPr="00D12828">
        <w:t>Andrew Mitchell</w:t>
      </w:r>
      <w:r w:rsidR="003730CF" w:rsidRPr="00D12828">
        <w:t>,</w:t>
      </w:r>
      <w:r w:rsidR="003730CF" w:rsidRPr="00D12828">
        <w:rPr>
          <w:vertAlign w:val="superscript"/>
        </w:rPr>
        <w:t>1</w:t>
      </w:r>
      <w:r w:rsidR="003730CF" w:rsidRPr="00D12828">
        <w:t xml:space="preserve"> </w:t>
      </w:r>
      <w:r w:rsidRPr="00D12828">
        <w:t>Magdalena Kachlicka</w:t>
      </w:r>
      <w:r w:rsidR="003730CF" w:rsidRPr="00D12828">
        <w:t>,</w:t>
      </w:r>
      <w:r w:rsidR="003730CF" w:rsidRPr="00D12828">
        <w:rPr>
          <w:vertAlign w:val="superscript"/>
        </w:rPr>
        <w:t>1</w:t>
      </w:r>
      <w:r w:rsidR="003730CF" w:rsidRPr="00D12828">
        <w:t xml:space="preserve"> </w:t>
      </w:r>
      <w:r w:rsidRPr="00D12828">
        <w:t>Francesco Aletta</w:t>
      </w:r>
      <w:r w:rsidR="003730CF" w:rsidRPr="00D12828">
        <w:t>,</w:t>
      </w:r>
      <w:r w:rsidRPr="00D12828">
        <w:rPr>
          <w:vertAlign w:val="superscript"/>
        </w:rPr>
        <w:t>1</w:t>
      </w:r>
      <w:r w:rsidR="003730CF" w:rsidRPr="00D12828">
        <w:t xml:space="preserve"> </w:t>
      </w:r>
      <w:r w:rsidRPr="00D12828">
        <w:t>Matteo Lionello,</w:t>
      </w:r>
      <w:r w:rsidRPr="00D12828">
        <w:rPr>
          <w:vertAlign w:val="superscript"/>
        </w:rPr>
        <w:t>1</w:t>
      </w:r>
      <w:r w:rsidRPr="00D12828">
        <w:t xml:space="preserve"> Mercede Erfanianan</w:t>
      </w:r>
      <w:r w:rsidRPr="00D12828">
        <w:rPr>
          <w:vertAlign w:val="superscript"/>
        </w:rPr>
        <w:t>1</w:t>
      </w:r>
      <w:r w:rsidRPr="00D12828">
        <w:t xml:space="preserve"> </w:t>
      </w:r>
      <w:r w:rsidR="003730CF" w:rsidRPr="00D12828">
        <w:t xml:space="preserve">and </w:t>
      </w:r>
      <w:r w:rsidRPr="00D12828">
        <w:t>Jian Kang</w:t>
      </w:r>
      <w:r w:rsidRPr="00D12828">
        <w:rPr>
          <w:vertAlign w:val="superscript"/>
        </w:rPr>
        <w:t>1</w:t>
      </w:r>
      <w:r w:rsidR="003730CF" w:rsidRPr="00D12828">
        <w:rPr>
          <w:vertAlign w:val="superscript"/>
        </w:rPr>
        <w:t>,</w:t>
      </w:r>
      <w:r w:rsidRPr="00D12828">
        <w:rPr>
          <w:rStyle w:val="FootnoteReference"/>
        </w:rPr>
        <w:t xml:space="preserve"> </w:t>
      </w:r>
      <w:r w:rsidRPr="00D12828">
        <w:rPr>
          <w:rStyle w:val="FootnoteReference"/>
        </w:rPr>
        <w:footnoteReference w:customMarkFollows="1" w:id="1"/>
        <w:t>a</w:t>
      </w:r>
    </w:p>
    <w:p w14:paraId="56AFF543" w14:textId="5CC17642" w:rsidR="003730CF" w:rsidRPr="00D12828" w:rsidRDefault="003730CF" w:rsidP="008C28B7">
      <w:pPr>
        <w:pStyle w:val="JASAAffiliations"/>
      </w:pPr>
      <w:r w:rsidRPr="00D12828">
        <w:rPr>
          <w:vertAlign w:val="superscript"/>
        </w:rPr>
        <w:t xml:space="preserve">1 </w:t>
      </w:r>
      <w:r w:rsidR="008C28B7" w:rsidRPr="00D12828">
        <w:t>Institute for Environmental Design and Engineering</w:t>
      </w:r>
      <w:r w:rsidRPr="00D12828">
        <w:t xml:space="preserve">, </w:t>
      </w:r>
      <w:r w:rsidR="008C28B7" w:rsidRPr="00D12828">
        <w:t>the Bartlett, University College London, London, United Kingdom</w:t>
      </w:r>
    </w:p>
    <w:p w14:paraId="3760F524" w14:textId="33544D6B" w:rsidR="003730CF" w:rsidRPr="00D12828" w:rsidRDefault="003730CF" w:rsidP="00BD7B76">
      <w:pPr>
        <w:pStyle w:val="JASAAbstract"/>
      </w:pPr>
    </w:p>
    <w:p w14:paraId="0223AEA2" w14:textId="5A532FAC" w:rsidR="00A5129D" w:rsidRPr="00D12828" w:rsidRDefault="00A5129D" w:rsidP="00BD7B76">
      <w:pPr>
        <w:pStyle w:val="JASAAbstract"/>
      </w:pPr>
      <w:r w:rsidRPr="00A5129D">
        <w:t>This paper is part of a special issue on COVID-19 Pandemic Acoustic Effects.</w:t>
      </w:r>
    </w:p>
    <w:p w14:paraId="4E1D812B" w14:textId="77777777" w:rsidR="00A5129D" w:rsidRPr="00D12828" w:rsidRDefault="00A5129D" w:rsidP="00BD7B76">
      <w:pPr>
        <w:pStyle w:val="JASAAbstract"/>
      </w:pPr>
    </w:p>
    <w:p w14:paraId="3160DB95" w14:textId="321EE04B" w:rsidR="00EF5604" w:rsidRPr="00EF5604" w:rsidRDefault="00EF5604" w:rsidP="00EF5604">
      <w:pPr>
        <w:pStyle w:val="JASAAbstract"/>
        <w:rPr>
          <w:b/>
        </w:rPr>
      </w:pPr>
      <w:commentRangeStart w:id="2"/>
      <w:r w:rsidRPr="00EF5604">
        <w:t xml:space="preserve">The unprecedented lockdown enforced by governments around the world to fight the Covid-19 pandemic in the first half of 2020 triggered a change in human activities taking </w:t>
      </w:r>
      <w:del w:id="3" w:author="Mitchell, Andrew" w:date="2020-09-12T15:24:00Z">
        <w:r w:rsidRPr="00EF5604" w:rsidDel="007E5B83">
          <w:delText xml:space="preserve">part </w:delText>
        </w:r>
      </w:del>
      <w:ins w:id="4" w:author="Mitchell, Andrew" w:date="2020-09-12T15:24:00Z">
        <w:r w:rsidR="007E5B83">
          <w:t>place</w:t>
        </w:r>
        <w:r w:rsidR="007E5B83" w:rsidRPr="00EF5604">
          <w:t xml:space="preserve"> </w:t>
        </w:r>
      </w:ins>
      <w:r w:rsidRPr="00EF5604">
        <w:t xml:space="preserve">in public spaces and acoustic environment in cities. This study was conducted to </w:t>
      </w:r>
      <w:r w:rsidR="002D26E2" w:rsidRPr="00EF5604">
        <w:t>characterize</w:t>
      </w:r>
      <w:r w:rsidRPr="00EF5604">
        <w:t xml:space="preserve"> this change as it would potentially be perceived by people. </w:t>
      </w:r>
      <w:commentRangeStart w:id="5"/>
      <w:r w:rsidRPr="00EF5604">
        <w:t>As people were not present in the observed public spaces to be surveyed, the predictive model ‘in-development’ for the purpose of the ERC-funded research project Soundscape Indices (SSID) was used</w:t>
      </w:r>
      <w:commentRangeEnd w:id="5"/>
      <w:r w:rsidR="008350D6">
        <w:rPr>
          <w:rStyle w:val="CommentReference"/>
          <w:rFonts w:ascii="Times New Roman" w:hAnsi="Times New Roman"/>
        </w:rPr>
        <w:commentReference w:id="5"/>
      </w:r>
      <w:r w:rsidRPr="00EF5604">
        <w:t xml:space="preserve">. </w:t>
      </w:r>
      <w:del w:id="6" w:author="Mitchell, Andrew" w:date="2020-09-12T15:25:00Z">
        <w:r w:rsidRPr="00EF5604" w:rsidDel="008C7824">
          <w:delText xml:space="preserve">Thanking </w:delText>
        </w:r>
      </w:del>
      <w:ins w:id="7" w:author="Mitchell, Andrew" w:date="2020-09-12T15:25:00Z">
        <w:r w:rsidR="008C7824">
          <w:t>Thanks</w:t>
        </w:r>
        <w:r w:rsidR="008C7824" w:rsidRPr="00EF5604">
          <w:t xml:space="preserve"> </w:t>
        </w:r>
      </w:ins>
      <w:r w:rsidRPr="00EF5604">
        <w:t xml:space="preserve">to the work conducted within the scope of the SSID project 2019, we were able to observe identical locations during spring 2020. The lockdown condition allowed testing of the model using a range of conditions from the same location and the time of day, unobtainable in </w:t>
      </w:r>
      <w:del w:id="8" w:author="Mitchell, Andrew" w:date="2020-09-12T15:25:00Z">
        <w:r w:rsidRPr="00EF5604" w:rsidDel="008C7824">
          <w:delText xml:space="preserve">another </w:delText>
        </w:r>
      </w:del>
      <w:ins w:id="9" w:author="Mitchell, Andrew" w:date="2020-09-12T15:25:00Z">
        <w:r w:rsidR="008C7824">
          <w:t>any other</w:t>
        </w:r>
        <w:r w:rsidR="008C7824" w:rsidRPr="00EF5604">
          <w:t xml:space="preserve"> </w:t>
        </w:r>
      </w:ins>
      <w:r w:rsidRPr="00EF5604">
        <w:t xml:space="preserve">way. Approx. 30-second-long binaural recordings during 1-3 </w:t>
      </w:r>
      <w:proofErr w:type="spellStart"/>
      <w:r w:rsidRPr="00EF5604">
        <w:t>hrs</w:t>
      </w:r>
      <w:proofErr w:type="spellEnd"/>
      <w:r w:rsidRPr="00EF5604">
        <w:t xml:space="preserve">, mimicking typical experience of a passer-by, were performed at 13 public spaces across London (N=11) and Venice (N=2). </w:t>
      </w:r>
      <w:ins w:id="10" w:author="Mitchell, Andrew" w:date="2020-09-12T15:27:00Z">
        <w:r w:rsidR="001D08E3">
          <w:t>M</w:t>
        </w:r>
      </w:ins>
      <w:ins w:id="11" w:author="Mitchell, Andrew" w:date="2020-09-12T15:26:00Z">
        <w:r w:rsidR="00A637D7">
          <w:t>ixed-effects (multi-level) linear regression model</w:t>
        </w:r>
      </w:ins>
      <w:ins w:id="12" w:author="Mitchell, Andrew" w:date="2020-09-12T15:27:00Z">
        <w:r w:rsidR="001D08E3">
          <w:t>s</w:t>
        </w:r>
      </w:ins>
      <w:ins w:id="13" w:author="Mitchell, Andrew" w:date="2020-09-12T15:26:00Z">
        <w:r w:rsidR="00A637D7">
          <w:t xml:space="preserve"> </w:t>
        </w:r>
      </w:ins>
      <w:ins w:id="14" w:author="Mitchell, Andrew" w:date="2020-09-12T15:27:00Z">
        <w:r w:rsidR="001D08E3">
          <w:t>were</w:t>
        </w:r>
      </w:ins>
      <w:ins w:id="15" w:author="Mitchell, Andrew" w:date="2020-09-12T15:26:00Z">
        <w:r w:rsidR="00A637D7">
          <w:t xml:space="preserve"> built </w:t>
        </w:r>
        <w:r w:rsidR="00096CDF">
          <w:t xml:space="preserve">based on the </w:t>
        </w:r>
      </w:ins>
      <w:del w:id="16" w:author="Mitchell, Andrew" w:date="2020-09-12T15:26:00Z">
        <w:r w:rsidRPr="00EF5604" w:rsidDel="00096CDF">
          <w:delText xml:space="preserve">Linear regression models were built per location using the </w:delText>
        </w:r>
      </w:del>
      <w:r w:rsidRPr="00EF5604">
        <w:t xml:space="preserve">database created during the on-site surveys in 2019. </w:t>
      </w:r>
      <w:ins w:id="17" w:author="Mitchell, Andrew" w:date="2020-09-12T15:27:00Z">
        <w:r w:rsidR="001D08E3">
          <w:t>These predictive models</w:t>
        </w:r>
        <w:r w:rsidR="00096CDF">
          <w:t xml:space="preserve"> underwent a </w:t>
        </w:r>
        <w:r w:rsidR="001D08E3">
          <w:t xml:space="preserve">comprehensive </w:t>
        </w:r>
        <w:r w:rsidR="001D08E3">
          <w:lastRenderedPageBreak/>
          <w:t xml:space="preserve">feature selection process </w:t>
        </w:r>
        <w:r w:rsidR="007C2148">
          <w:t xml:space="preserve">starting with an initial set of 119 psychoacoustic </w:t>
        </w:r>
      </w:ins>
      <w:ins w:id="18" w:author="Mitchell, Andrew" w:date="2020-09-12T15:28:00Z">
        <w:r w:rsidR="007C2148">
          <w:t xml:space="preserve">features. </w:t>
        </w:r>
      </w:ins>
      <w:r w:rsidRPr="00EF5604">
        <w:t xml:space="preserve">The models were focused on predicting the perceived dominance of </w:t>
      </w:r>
      <w:commentRangeStart w:id="19"/>
      <w:r w:rsidRPr="00EF5604">
        <w:t>natural sounds and overall soundscape quality</w:t>
      </w:r>
      <w:commentRangeEnd w:id="19"/>
      <w:r w:rsidRPr="00EF5604">
        <w:commentReference w:id="19"/>
      </w:r>
      <w:r w:rsidRPr="00EF5604">
        <w:t xml:space="preserve">. A series of Kruskal-Wallis tests were performed to look into the significance of the change between the normal (2019) and the predicted perceived lockdown condition. Validation of the model was performed via ‘user-calibrated’ binaural listening tests distributed on-line. Validation showed </w:t>
      </w:r>
      <w:commentRangeStart w:id="20"/>
      <w:r w:rsidRPr="00EF5604">
        <w:t>…</w:t>
      </w:r>
      <w:commentRangeEnd w:id="20"/>
      <w:r w:rsidRPr="00EF5604">
        <w:commentReference w:id="20"/>
      </w:r>
      <w:r w:rsidRPr="00EF5604">
        <w:t xml:space="preserve"> Results indicate: </w:t>
      </w:r>
      <w:commentRangeStart w:id="21"/>
      <w:r w:rsidRPr="00EF5604">
        <w:t>1) general background level drop of xx dBA, 2) general change in sound events L</w:t>
      </w:r>
      <w:r w:rsidRPr="00EF5604">
        <w:rPr>
          <w:vertAlign w:val="subscript"/>
        </w:rPr>
        <w:t>5</w:t>
      </w:r>
      <w:r w:rsidRPr="00EF5604">
        <w:t xml:space="preserve"> of </w:t>
      </w:r>
      <w:proofErr w:type="spellStart"/>
      <w:r w:rsidRPr="00EF5604">
        <w:t>zz</w:t>
      </w:r>
      <w:proofErr w:type="spellEnd"/>
      <w:r w:rsidRPr="00EF5604">
        <w:t xml:space="preserve"> dBA, 3) general drop of loudness of </w:t>
      </w:r>
      <w:proofErr w:type="spellStart"/>
      <w:r w:rsidRPr="00EF5604">
        <w:t>yy</w:t>
      </w:r>
      <w:proofErr w:type="spellEnd"/>
      <w:r w:rsidRPr="00EF5604">
        <w:t xml:space="preserve"> across the locations</w:t>
      </w:r>
      <w:commentRangeEnd w:id="21"/>
      <w:r w:rsidRPr="00EF5604">
        <w:commentReference w:id="21"/>
      </w:r>
      <w:r w:rsidRPr="00EF5604">
        <w:t xml:space="preserve">, 4) natural sounds perceived more dominant at ZZ locations, 5) overall soundscape quality </w:t>
      </w:r>
      <w:commentRangeStart w:id="22"/>
      <w:r w:rsidRPr="00EF5604">
        <w:t xml:space="preserve">perceived worse at ZYS </w:t>
      </w:r>
      <w:commentRangeEnd w:id="22"/>
      <w:r w:rsidRPr="00EF5604">
        <w:commentReference w:id="22"/>
      </w:r>
      <w:r w:rsidRPr="00EF5604">
        <w:t xml:space="preserve">locations and better at YZX locations. The observed change in acoustic measures and perceived dominance of natural sound sources was smaller in parks / locations </w:t>
      </w:r>
      <w:r w:rsidR="00457C7D" w:rsidRPr="00EF5604">
        <w:t>characterized</w:t>
      </w:r>
      <w:r w:rsidRPr="00EF5604">
        <w:t xml:space="preserve"> by high presence of natural sounds in 2019. The framework tested in this study has the potential for use in soundscape quality assessment of locations hard to survey. The study indicated the importance human activity has for the overall soundscape quality of public spaces.</w:t>
      </w:r>
      <w:commentRangeEnd w:id="2"/>
      <w:r w:rsidR="00B92D66">
        <w:rPr>
          <w:rStyle w:val="CommentReference"/>
          <w:rFonts w:ascii="Times New Roman" w:hAnsi="Times New Roman"/>
        </w:rPr>
        <w:commentReference w:id="2"/>
      </w:r>
    </w:p>
    <w:p w14:paraId="442FE216" w14:textId="7C013975" w:rsidR="00EF5604" w:rsidRPr="00D12828" w:rsidRDefault="00EF5604" w:rsidP="00BD7B76">
      <w:pPr>
        <w:pStyle w:val="JASAAbstract"/>
      </w:pPr>
    </w:p>
    <w:p w14:paraId="56064B0B" w14:textId="4A79C37B" w:rsidR="00EF5604" w:rsidRPr="00D12828" w:rsidRDefault="00EF5604" w:rsidP="00BD7B76">
      <w:pPr>
        <w:pStyle w:val="JASAAbstract"/>
      </w:pPr>
      <w:r w:rsidRPr="00D12828">
        <w:t>100 words for Letters to the Editor.</w:t>
      </w:r>
    </w:p>
    <w:p w14:paraId="7E038EB3" w14:textId="77777777" w:rsidR="003730CF" w:rsidRPr="00D12828" w:rsidRDefault="003730CF" w:rsidP="003730CF">
      <w:pPr>
        <w:spacing w:line="480" w:lineRule="auto"/>
        <w:rPr>
          <w:rFonts w:ascii="Garamond" w:hAnsi="Garamond"/>
        </w:rPr>
      </w:pPr>
    </w:p>
    <w:p w14:paraId="698660B0" w14:textId="77777777" w:rsidR="003730CF" w:rsidRPr="00D12828" w:rsidRDefault="003730CF" w:rsidP="003730CF">
      <w:pPr>
        <w:spacing w:line="480" w:lineRule="auto"/>
        <w:rPr>
          <w:rFonts w:ascii="Garamond" w:hAnsi="Garamond"/>
        </w:rPr>
        <w:sectPr w:rsidR="003730CF" w:rsidRPr="00D12828" w:rsidSect="000C0225">
          <w:footerReference w:type="even" r:id="rId14"/>
          <w:footerReference w:type="default" r:id="rId15"/>
          <w:footnotePr>
            <w:numRestart w:val="eachSect"/>
          </w:footnotePr>
          <w:pgSz w:w="12240" w:h="15840"/>
          <w:pgMar w:top="1440" w:right="1440" w:bottom="1440" w:left="1440" w:header="720" w:footer="720" w:gutter="0"/>
          <w:cols w:space="720"/>
          <w:docGrid w:linePitch="360"/>
        </w:sectPr>
      </w:pPr>
    </w:p>
    <w:p w14:paraId="63381CEC" w14:textId="5FEDB8DD" w:rsidR="003730CF" w:rsidRPr="00D12828" w:rsidRDefault="003730CF" w:rsidP="00613427">
      <w:pPr>
        <w:pStyle w:val="JASAPrincipleHeading"/>
      </w:pPr>
      <w:r w:rsidRPr="00D12828">
        <w:lastRenderedPageBreak/>
        <w:t>INTRODUCTION</w:t>
      </w:r>
    </w:p>
    <w:p w14:paraId="1BA11635" w14:textId="39D73E90" w:rsidR="00F14116" w:rsidRDefault="00F14116" w:rsidP="00EF5604">
      <w:pPr>
        <w:pStyle w:val="JASABodyText"/>
      </w:pPr>
      <w:r>
        <w:t xml:space="preserve">A paragraph on importance of soundscape, its dependency on sound sources and the effect of human activity on soundscape. How does human activity influence </w:t>
      </w:r>
      <w:r w:rsidR="00EC3B23">
        <w:t>background levels</w:t>
      </w:r>
      <w:r>
        <w:t xml:space="preserve"> and </w:t>
      </w:r>
      <w:r w:rsidR="00831392">
        <w:t xml:space="preserve">soundscape </w:t>
      </w:r>
      <w:r>
        <w:t>perception?</w:t>
      </w:r>
    </w:p>
    <w:p w14:paraId="74823E74" w14:textId="1D6980C6" w:rsidR="00EF5604" w:rsidRPr="00D12828" w:rsidRDefault="00EF5604" w:rsidP="00EF5604">
      <w:pPr>
        <w:pStyle w:val="JASABodyText"/>
      </w:pPr>
      <w:r w:rsidRPr="00D12828">
        <w:t xml:space="preserve">This study was enabled by the framework of the ERC-funded project Soundscape Indices </w:t>
      </w:r>
      <w:r w:rsidRPr="00D12828">
        <w:fldChar w:fldCharType="begin"/>
      </w:r>
      <w:r w:rsidR="00A76DA4">
        <w:instrText xml:space="preserve"> ADDIN ZOTERO_ITEM CSL_CITATION {"citationID":"GjsbrzuI","properties":{"formattedCitation":"(Kang et al. 2019)","plainCitation":"(Kang et al. 2019)","noteIndex":0},"citationItems":[{"id":141,"uris":["http://zotero.org/users/local/zHwqkokA/items/PWATQYP6"],"uri":["http://zotero.org/users/local/zHwqkokA/items/PWATQYP6"],"itemData":{"id":141,"type":"paper-conference","abstract":"The growing field of soundscape studies considers sound environments as perceived, in context, with an interdisciplinary approach. This paper outlines an ongoing European Research Council (ERC) Advanced Grant project, which aims to establish “soundscape indices” (SSID). By taking psychological, (psycho)acoustical, neural and physiological, and contextual factors into account, SSID will adequately reflect levels of human comfort to integrate side-by-side with (and eventually replace) decibel-based metrics into existing (international) regulations, shifting the focus from noise control to a more holistic approach. Steps to achieve this include: to characterise soundscapes, by capturing acoustic environments and establishing a comprehensive database; to identify key factors and their influence on soundscape quality based on the database, by conducting laboratory psychological evaluations, acoustical/psychoacoustic factors analysis, and also, to research the neural and psychophysiological underpinnings of soundscape experience, by applying techniques such as functional Magnetic Resonance Imaging (fMRI) and Skin Conductance Response (SCR); to develop, test and validate the soundscape indices, by analysing the influences of various factors; to demonstrate the applicability of the soundscape indices in practice, by establishing frameworks for soundscape prediction, design, and standardisation. Ultimately, the findings of SSID will allow for an easy assessment of public spaces and the increase of the noise management impact.","container-title":"PROCEEDINGS of the 23rd International Congress on Acoustics","event":"ICA 2019","event-place":"Aachen (DE)","page":"2488-2495","publisher":"EAA, ICA, DEGA","publisher-place":"Aachen (DE)","title":"Towards soundscape indices","URL":"http://pub.dega-akustik.de/ICA2019/data/articles/000560.pdf","author":[{"family":"Kang","given":"Jian"},{"family":"Aletta","given":"Francesco"},{"family":"Oberman","given":"Tin"},{"family":"Erfanian","given":"Mercede"},{"family":"Kachlicka","given":"Magdalena"},{"family":"Lionello","given":"Matteo"},{"family":"Mitchell","given":"Andrew"}],"issued":{"date-parts":[["2019",9]]}}}],"schema":"https://github.com/citation-style-language/schema/raw/master/csl-citation.json"} </w:instrText>
      </w:r>
      <w:r w:rsidRPr="00D12828">
        <w:fldChar w:fldCharType="separate"/>
      </w:r>
      <w:r w:rsidRPr="00D12828">
        <w:rPr>
          <w:noProof/>
        </w:rPr>
        <w:t>(Kang et al. 2019)</w:t>
      </w:r>
      <w:r w:rsidRPr="00D12828">
        <w:fldChar w:fldCharType="end"/>
      </w:r>
      <w:r w:rsidRPr="00D12828">
        <w:t xml:space="preserve"> focused on soundscape assessment of public spaces and a protocol defined</w:t>
      </w:r>
      <w:r w:rsidR="000A4AC9">
        <w:t xml:space="preserve"> for </w:t>
      </w:r>
      <w:r w:rsidR="000E2CCF">
        <w:t>that</w:t>
      </w:r>
      <w:r w:rsidR="000A4AC9">
        <w:t xml:space="preserve"> purpose</w:t>
      </w:r>
      <w:r w:rsidRPr="00D12828">
        <w:t xml:space="preserve"> </w:t>
      </w:r>
      <w:r w:rsidRPr="00D12828">
        <w:fldChar w:fldCharType="begin"/>
      </w:r>
      <w:r w:rsidRPr="00D12828">
        <w:instrText xml:space="preserve"> ADDIN ZOTERO_ITEM CSL_CITATION {"citationID":"vfejAtZb","properties":{"formattedCitation":"(Mitchell et al. 2020)","plainCitation":"(Mitchell et al. 2020)","noteIndex":0},"citationItems":[{"id":144,"uris":["http://zotero.org/users/local/zHwqkokA/items/2NPWFIH3"],"uri":["http://zotero.org/users/local/zHwqkokA/items/2NPWFIH3"],"itemData":{"id":144,"type":"article-journal","abstract":"A protocol for characterizing urban soundscapes for use in the design of Soundscape Indices (SSID) and general urban research as implemented under the European Research Council (ERC)-funded SSID project is described in detail. The protocol consists of two stages: (1) a Recording Stage to collect audio-visual recordings for further analysis and for use in laboratory experiments, and (2) a Questionnaire Stage to collect in situ soundscape assessments via a questionnaire method paired with acoustic data collection. Key adjustments and improvements to previous methodologies for soundscape characterization have been made to enable the collation of data gathered from research groups around the world. The data collected under this protocol will form a large-scale, international soundscape database.","container-title":"Applied Sciences","DOI":"10.3390/app10072397","ISSN":"2076-3417","issue":"7","journalAbbreviation":"Applied Sciences","language":"en","page":"2397","source":"DOI.org (Crossref)","title":"The Soundscape Indices (SSID) Protocol: A Method for Urban Soundscape Surveys—Questionnaires with Acoustical and Contextual Information","title-short":"The Soundscape Indices (SSID) Protocol","volume":"10","author":[{"family":"Mitchell","given":"Andrew"},{"family":"Oberman","given":"Tin"},{"family":"Aletta","given":"Francesco"},{"family":"Erfanian","given":"Mercede"},{"family":"Kachlicka","given":"Magdalena"},{"family":"Lionello","given":"Matteo"},{"family":"Kang","given":"Jian"}],"issued":{"date-parts":[["2020",4,1]]}}}],"schema":"https://github.com/citation-style-language/schema/raw/master/csl-citation.json"} </w:instrText>
      </w:r>
      <w:r w:rsidRPr="00D12828">
        <w:fldChar w:fldCharType="separate"/>
      </w:r>
      <w:r w:rsidRPr="00D12828">
        <w:rPr>
          <w:noProof/>
        </w:rPr>
        <w:t>(Mitchell et al. 2020)</w:t>
      </w:r>
      <w:r w:rsidRPr="00D12828">
        <w:fldChar w:fldCharType="end"/>
      </w:r>
      <w:r w:rsidRPr="00D12828">
        <w:t>. During 2019 a number of public spaces was surveyed using the protocol</w:t>
      </w:r>
      <w:r w:rsidR="00807EE2">
        <w:t>, focusing on characterizing individual human experience of urban environment</w:t>
      </w:r>
      <w:r w:rsidRPr="00D12828">
        <w:t>. During April 2020, the protocol was partially repeated across the same eleven locations in London and two locations in Venice to characterize the effect of the unprecedented lockdown.</w:t>
      </w:r>
    </w:p>
    <w:p w14:paraId="43A2DFF3" w14:textId="77777777" w:rsidR="00EF5604" w:rsidRPr="00D12828" w:rsidRDefault="00EF5604" w:rsidP="00EF5604">
      <w:pPr>
        <w:pStyle w:val="JASABodyText"/>
      </w:pPr>
      <w:r w:rsidRPr="00D12828">
        <w:t>A paragraph on the news coverage of the change in the acoustic environment of cities during the lockdown, birdsong, Google data on increased usage of parks and similar.</w:t>
      </w:r>
    </w:p>
    <w:p w14:paraId="5A765833" w14:textId="171D2589" w:rsidR="00EF5604" w:rsidRPr="00D12828" w:rsidRDefault="00EF5604" w:rsidP="00831392">
      <w:pPr>
        <w:pStyle w:val="JASABodyText"/>
      </w:pPr>
      <w:r w:rsidRPr="00D12828">
        <w:t xml:space="preserve">A paragraph advocating how soundscape approach is the right way to </w:t>
      </w:r>
      <w:r w:rsidR="00D12828" w:rsidRPr="00D12828">
        <w:t>analyze</w:t>
      </w:r>
      <w:r w:rsidRPr="00D12828">
        <w:t xml:space="preserve"> the change </w:t>
      </w:r>
      <w:r w:rsidR="002D26E2">
        <w:t xml:space="preserve">caused by the lockdowns </w:t>
      </w:r>
      <w:r w:rsidRPr="00D12828">
        <w:t xml:space="preserve">everybody is talking about, the need to develop soundscape index and overcome the use of dB scales in soundscape planning </w:t>
      </w:r>
      <w:r w:rsidRPr="00D12828">
        <w:fldChar w:fldCharType="begin"/>
      </w:r>
      <w:r w:rsidR="00A76DA4">
        <w:instrText xml:space="preserve"> ADDIN ZOTERO_ITEM CSL_CITATION {"citationID":"DzBuEIJz","properties":{"formattedCitation":"(Kang et al. 2019)","plainCitation":"(Kang et al. 2019)","noteIndex":0},"citationItems":[{"id":141,"uris":["http://zotero.org/users/local/zHwqkokA/items/PWATQYP6"],"uri":["http://zotero.org/users/local/zHwqkokA/items/PWATQYP6"],"itemData":{"id":141,"type":"paper-conference","abstract":"The growing field of soundscape studies considers sound environments as perceived, in context, with an interdisciplinary approach. This paper outlines an ongoing European Research Council (ERC) Advanced Grant project, which aims to establish “soundscape indices” (SSID). By taking psychological, (psycho)acoustical, neural and physiological, and contextual factors into account, SSID will adequately reflect levels of human comfort to integrate side-by-side with (and eventually replace) decibel-based metrics into existing (international) regulations, shifting the focus from noise control to a more holistic approach. Steps to achieve this include: to characterise soundscapes, by capturing acoustic environments and establishing a comprehensive database; to identify key factors and their influence on soundscape quality based on the database, by conducting laboratory psychological evaluations, acoustical/psychoacoustic factors analysis, and also, to research the neural and psychophysiological underpinnings of soundscape experience, by applying techniques such as functional Magnetic Resonance Imaging (fMRI) and Skin Conductance Response (SCR); to develop, test and validate the soundscape indices, by analysing the influences of various factors; to demonstrate the applicability of the soundscape indices in practice, by establishing frameworks for soundscape prediction, design, and standardisation. Ultimately, the findings of SSID will allow for an easy assessment of public spaces and the increase of the noise management impact.","container-title":"PROCEEDINGS of the 23rd International Congress on Acoustics","event":"ICA 2019","event-place":"Aachen (DE)","page":"2488-2495","publisher":"EAA, ICA, DEGA","publisher-place":"Aachen (DE)","title":"Towards soundscape indices","URL":"http://pub.dega-akustik.de/ICA2019/data/articles/000560.pdf","author":[{"family":"Kang","given":"Jian"},{"family":"Aletta","given":"Francesco"},{"family":"Oberman","given":"Tin"},{"family":"Erfanian","given":"Mercede"},{"family":"Kachlicka","given":"Magdalena"},{"family":"Lionello","given":"Matteo"},{"family":"Mitchell","given":"Andrew"}],"issued":{"date-parts":[["2019",9]]}}}],"schema":"https://github.com/citation-style-language/schema/raw/master/csl-citation.json"} </w:instrText>
      </w:r>
      <w:r w:rsidRPr="00D12828">
        <w:fldChar w:fldCharType="separate"/>
      </w:r>
      <w:r w:rsidRPr="00D12828">
        <w:rPr>
          <w:noProof/>
        </w:rPr>
        <w:t>(Kang et al. 2019)</w:t>
      </w:r>
      <w:r w:rsidRPr="00D12828">
        <w:fldChar w:fldCharType="end"/>
      </w:r>
      <w:r w:rsidRPr="00D12828">
        <w:t>. Acoustic and non-auditory indicators.</w:t>
      </w:r>
    </w:p>
    <w:p w14:paraId="09227E16" w14:textId="47AF3E6B" w:rsidR="00EF5604" w:rsidRPr="00D12828" w:rsidRDefault="00D554F1" w:rsidP="00EF5604">
      <w:pPr>
        <w:pStyle w:val="JASABodyText"/>
      </w:pPr>
      <w:r w:rsidRPr="00D12828">
        <w:rPr>
          <w:highlight w:val="yellow"/>
        </w:rPr>
        <w:t>Francesco would write</w:t>
      </w:r>
      <w:r w:rsidRPr="00D12828">
        <w:t xml:space="preserve"> </w:t>
      </w:r>
      <w:r w:rsidR="00EF5604" w:rsidRPr="00D12828">
        <w:t>A paragraph or two about (linear regression) soundscape modellin</w:t>
      </w:r>
      <w:r w:rsidRPr="00D12828">
        <w:t>g</w:t>
      </w:r>
      <w:r w:rsidR="00EF5604" w:rsidRPr="00D12828">
        <w:t xml:space="preserve"> </w:t>
      </w:r>
      <w:r w:rsidR="00EF5604" w:rsidRPr="00D12828">
        <w:fldChar w:fldCharType="begin"/>
      </w:r>
      <w:r w:rsidR="00A76DA4">
        <w:instrText xml:space="preserve"> ADDIN ZOTERO_ITEM CSL_CITATION {"citationID":"Gxkbe7Mt","properties":{"formattedCitation":"(Aletta, Kang, and Axelsson 2016; Aletta and Kang 2018)","plainCitation":"(Aletta, Kang, and Axelsson 2016; Aletta and Kang 2018)","dontUpdate":true,"noteIndex":0},"citationItems":[{"id":58,"uris":["http://zotero.org/users/local/zHwqkokA/items/VMKKN9FP"],"uri":["http://zotero.org/users/local/zHwqkokA/items/VMKKN9FP"],"itemData":{"id":58,"type":"article-journal","container-title":"Landscape and Urban Planning","DOI":"10.1016/j.landurbplan.2016.02.001","ISSN":"01692046","journalAbbreviation":"Landscape and Urban Planning","language":"en","page":"65-74","source":"DOI.org (Crossref)","title":"Soundscape descriptors and a conceptual framework for developing predictive soundscape models","volume":"149","author":[{"family":"Aletta","given":"Francesco"},{"family":"Kang","given":"Jian"},{"family":"Axelsson","given":"Östen"}],"issued":{"date-parts":[["2016",5]]}}},{"id":49,"uris":["http://zotero.org/users/local/zHwqkokA/items/YXGHDZAF"],"uri":["http://zotero.org/users/local/zHwqkokA/items/YXGHDZAF"],"itemData":{"id":49,"type":"article-journal","abstract":"Soundscape research needs to develop predictive tools for environmental design. A number of descriptor-indicator(s) models have been proposed so far, particularly for the “tranquility” dimension to manage “quiet areas” in urban contexts. However, there is a current lack of models addressing environments offering actively engaging soundscapes, i.e., the “vibrancy” dimension. The main aim of this study was to establish a predictive model for a vibrancy descriptor based on physical parameters, which could be used by designers and practitioners. A group interview was carried out to formulate a hypothesis on what elements would be influential for vibrancy perception. Afterwards, data on vibrancy perception were collected for different locations in the UK and China through a laboratory experiment and their physical parameters were used as indicators to establish a predictive model. Such indicators included both aural and visual parameters. The model, based on Roughness, Presence of People, Fluctuation Strength, Loudness and Presence of Music as predictors, explained 76% of the variance in the mean individual vibrancy scores. A statistically significant correlation was found between vibrancy scores and eventfulness scores, but not between vibrancy scores and pleasantness scores. Overall results showed that vibrancy is contextual and depends both on the soundscape and on the visual scenery.","container-title":"International Journal of Environmental Research and Public Health","DOI":"10.3390/ijerph15081712","ISSN":"1660-4601","issue":"8","journalAbbreviation":"IJERPH","language":"en","page":"1712","source":"DOI.org (Crossref)","title":"Towards an Urban Vibrancy Model: A Soundscape Approach","title-short":"Towards an Urban Vibrancy Model","volume":"15","author":[{"family":"Aletta","given":"Francesco"},{"family":"Kang","given":"Jian"}],"issued":{"date-parts":[["2018",8,10]]}}}],"schema":"https://github.com/citation-style-language/schema/raw/master/csl-citation.json"} </w:instrText>
      </w:r>
      <w:r w:rsidR="00EF5604" w:rsidRPr="00D12828">
        <w:fldChar w:fldCharType="separate"/>
      </w:r>
      <w:r w:rsidR="00EF5604" w:rsidRPr="00D12828">
        <w:rPr>
          <w:noProof/>
        </w:rPr>
        <w:t>(Aletta, Kang, and Axelsson 2016)</w:t>
      </w:r>
      <w:r w:rsidR="00EF5604" w:rsidRPr="00D12828">
        <w:fldChar w:fldCharType="end"/>
      </w:r>
      <w:r w:rsidR="00EF5604" w:rsidRPr="00D12828">
        <w:t>.</w:t>
      </w:r>
      <w:r w:rsidR="00783F41">
        <w:t xml:space="preserve"> </w:t>
      </w:r>
      <w:r w:rsidR="00783F41" w:rsidRPr="00D12828">
        <w:t xml:space="preserve">Soundscape assessment requires people to be surveyed but presence of people at a locations influences assessment </w:t>
      </w:r>
      <w:r w:rsidR="00783F41" w:rsidRPr="00D12828">
        <w:fldChar w:fldCharType="begin"/>
      </w:r>
      <w:r w:rsidR="00783F41" w:rsidRPr="00D12828">
        <w:instrText xml:space="preserve"> ADDIN ZOTERO_ITEM CSL_CITATION {"citationID":"Y3qw6DoT","properties":{"formattedCitation":"(Aletta and Kang 2018)","plainCitation":"(Aletta and Kang 2018)","noteIndex":0},"citationItems":[{"id":49,"uris":["http://zotero.org/users/local/zHwqkokA/items/YXGHDZAF"],"uri":["http://zotero.org/users/local/zHwqkokA/items/YXGHDZAF"],"itemData":{"id":49,"type":"article-journal","abstract":"Soundscape research needs to develop predictive tools for environmental design. A number of descriptor-indicator(s) models have been proposed so far, particularly for the “tranquility” dimension to manage “quiet areas” in urban contexts. However, there is a current lack of models addressing environments offering actively engaging soundscapes, i.e., the “vibrancy” dimension. The main aim of this study was to establish a predictive model for a vibrancy descriptor based on physical parameters, which could be used by designers and practitioners. A group interview was carried out to formulate a hypothesis on what elements would be influential for vibrancy perception. Afterwards, data on vibrancy perception were collected for different locations in the UK and China through a laboratory experiment and their physical parameters were used as indicators to establish a predictive model. Such indicators included both aural and visual parameters. The model, based on Roughness, Presence of People, Fluctuation Strength, Loudness and Presence of Music as predictors, explained 76% of the variance in the mean individual vibrancy scores. A statistically significant correlation was found between vibrancy scores and eventfulness scores, but not between vibrancy scores and pleasantness scores. Overall results showed that vibrancy is contextual and depends both on the soundscape and on the visual scenery.","container-title":"International Journal of Environmental Research and Public Health","DOI":"10.3390/ijerph15081712","ISSN":"1660-4601","issue":"8","journalAbbreviation":"IJERPH","language":"en","page":"1712","source":"DOI.org (Crossref)","title":"Towards an Urban Vibrancy Model: A Soundscape Approach","title-short":"Towards an Urban Vibrancy Model","volume":"15","author":[{"family":"Aletta","given":"Francesco"},{"family":"Kang","given":"Jian"}],"issued":{"date-parts":[["2018",8,10]]}}}],"schema":"https://github.com/citation-style-language/schema/raw/master/csl-citation.json"} </w:instrText>
      </w:r>
      <w:r w:rsidR="00783F41" w:rsidRPr="00D12828">
        <w:fldChar w:fldCharType="separate"/>
      </w:r>
      <w:r w:rsidR="00783F41" w:rsidRPr="00D12828">
        <w:rPr>
          <w:noProof/>
        </w:rPr>
        <w:t>(Aletta and Kang 2018)</w:t>
      </w:r>
      <w:r w:rsidR="00783F41" w:rsidRPr="00D12828">
        <w:fldChar w:fldCharType="end"/>
      </w:r>
      <w:r w:rsidR="00783F41" w:rsidRPr="00D12828">
        <w:t xml:space="preserve"> and ‘quiet places’ require low number of users to remain quiet, which limits the possibility of assessment. Moreover, even in crowded public space, soundscape studies are demanding as they require significant man power and time </w:t>
      </w:r>
      <w:r w:rsidR="00783F41" w:rsidRPr="00D12828">
        <w:fldChar w:fldCharType="begin"/>
      </w:r>
      <w:r w:rsidR="00783F41" w:rsidRPr="00D12828">
        <w:instrText xml:space="preserve"> ADDIN ZOTERO_ITEM CSL_CITATION {"citationID":"T92PWspb","properties":{"formattedCitation":"(Mitchell et al. 2020)","plainCitation":"(Mitchell et al. 2020)","noteIndex":0},"citationItems":[{"id":144,"uris":["http://zotero.org/users/local/zHwqkokA/items/2NPWFIH3"],"uri":["http://zotero.org/users/local/zHwqkokA/items/2NPWFIH3"],"itemData":{"id":144,"type":"article-journal","abstract":"A protocol for characterizing urban soundscapes for use in the design of Soundscape Indices (SSID) and general urban research as implemented under the European Research Council (ERC)-funded SSID project is described in detail. The protocol consists of two stages: (1) a Recording Stage to collect audio-visual recordings for further analysis and for use in laboratory experiments, and (2) a Questionnaire Stage to collect in situ soundscape assessments via a questionnaire method paired with acoustic data collection. Key adjustments and improvements to previous methodologies for soundscape characterization have been made to enable the collation of data gathered from research groups around the world. The data collected under this protocol will form a large-scale, international soundscape database.","container-title":"Applied Sciences","DOI":"10.3390/app10072397","ISSN":"2076-3417","issue":"7","journalAbbreviation":"Applied Sciences","language":"en","page":"2397","source":"DOI.org (Crossref)","title":"The Soundscape Indices (SSID) Protocol: A Method for Urban Soundscape Surveys—Questionnaires with Acoustical and Contextual Information","title-short":"The Soundscape Indices (SSID) Protocol","volume":"10","author":[{"family":"Mitchell","given":"Andrew"},{"family":"Oberman","given":"Tin"},{"family":"Aletta","given":"Francesco"},{"family":"Erfanian","given":"Mercede"},{"family":"Kachlicka","given":"Magdalena"},{"family":"Lionello","given":"Matteo"},{"family":"Kang","given":"Jian"}],"issued":{"date-parts":[["2020",4,1]]}}}],"schema":"https://github.com/citation-style-language/schema/raw/master/csl-citation.json"} </w:instrText>
      </w:r>
      <w:r w:rsidR="00783F41" w:rsidRPr="00D12828">
        <w:fldChar w:fldCharType="separate"/>
      </w:r>
      <w:r w:rsidR="00783F41" w:rsidRPr="00D12828">
        <w:rPr>
          <w:noProof/>
        </w:rPr>
        <w:t>(Mitchell et al. 2020)</w:t>
      </w:r>
      <w:r w:rsidR="00783F41" w:rsidRPr="00D12828">
        <w:fldChar w:fldCharType="end"/>
      </w:r>
      <w:r w:rsidR="00783F41" w:rsidRPr="00D12828">
        <w:t>.</w:t>
      </w:r>
      <w:r w:rsidR="00783F41">
        <w:t xml:space="preserve"> </w:t>
      </w:r>
      <w:r w:rsidR="00783F41" w:rsidRPr="00D12828">
        <w:t xml:space="preserve">Therefore, a need for a predictive model </w:t>
      </w:r>
      <w:r w:rsidR="00783F41">
        <w:t xml:space="preserve">arises </w:t>
      </w:r>
      <w:r w:rsidR="00783F41" w:rsidRPr="00D12828">
        <w:t>to overcome this limitation.</w:t>
      </w:r>
    </w:p>
    <w:p w14:paraId="0B4BD881" w14:textId="393D7ABB" w:rsidR="00EF5604" w:rsidRPr="00D12828" w:rsidRDefault="00C72FF3" w:rsidP="00EF5604">
      <w:pPr>
        <w:pStyle w:val="JASABodyText"/>
      </w:pPr>
      <w:r>
        <w:lastRenderedPageBreak/>
        <w:t>A paragraph featuring</w:t>
      </w:r>
      <w:r w:rsidR="00EF5604" w:rsidRPr="00D12828">
        <w:t xml:space="preserve"> </w:t>
      </w:r>
      <w:r>
        <w:t>clear</w:t>
      </w:r>
      <w:r w:rsidR="00EF5604" w:rsidRPr="00D12828">
        <w:t xml:space="preserve"> RQs</w:t>
      </w:r>
      <w:r>
        <w:t xml:space="preserve"> addressing</w:t>
      </w:r>
      <w:r w:rsidR="00EF5604" w:rsidRPr="00D12828">
        <w:t xml:space="preserve"> the differences before and after lockdown </w:t>
      </w:r>
      <w:r>
        <w:t>– 1)</w:t>
      </w:r>
      <w:r w:rsidR="00EF5604" w:rsidRPr="00D12828">
        <w:t xml:space="preserve"> the effects of human activities on </w:t>
      </w:r>
      <w:r>
        <w:t>acoustic environment</w:t>
      </w:r>
      <w:r w:rsidR="00EF5604" w:rsidRPr="00D12828">
        <w:t xml:space="preserve">, and </w:t>
      </w:r>
      <w:r>
        <w:t>2) modelling</w:t>
      </w:r>
      <w:r w:rsidR="00EF5604" w:rsidRPr="00D12828">
        <w:t xml:space="preserve"> how </w:t>
      </w:r>
      <w:r>
        <w:t xml:space="preserve">would </w:t>
      </w:r>
      <w:r w:rsidR="00EF5604" w:rsidRPr="00D12828">
        <w:t>people perceive th</w:t>
      </w:r>
      <w:r>
        <w:t>e</w:t>
      </w:r>
      <w:r w:rsidR="00EF5604" w:rsidRPr="00D12828">
        <w:t xml:space="preserve"> changed </w:t>
      </w:r>
      <w:r>
        <w:t>in the acoustic environment</w:t>
      </w:r>
      <w:r w:rsidR="00EF5604" w:rsidRPr="00D12828">
        <w:t>.</w:t>
      </w:r>
    </w:p>
    <w:p w14:paraId="1E56135F" w14:textId="378C9B42" w:rsidR="00CD6CA2" w:rsidRPr="00D12828" w:rsidRDefault="001B1C49" w:rsidP="00CD6CA2">
      <w:pPr>
        <w:pStyle w:val="JASAPrincipleHeading"/>
      </w:pPr>
      <w:r w:rsidRPr="00D12828">
        <w:t>MATERIALS AND METHODS</w:t>
      </w:r>
    </w:p>
    <w:p w14:paraId="6731E9DE" w14:textId="1CDEE1C2" w:rsidR="00CD6CA2" w:rsidRPr="00D12828" w:rsidRDefault="0049208A" w:rsidP="00CD6CA2">
      <w:pPr>
        <w:pStyle w:val="JASABodyText"/>
      </w:pPr>
      <w:r w:rsidRPr="00D12828">
        <w:t>A paragraph or two on the description of the whole framework: protocol + building a model / running the model on lockdown data + validation</w:t>
      </w:r>
      <w:r w:rsidR="00CD6CA2" w:rsidRPr="00D12828">
        <w:t>.</w:t>
      </w:r>
    </w:p>
    <w:p w14:paraId="2D8786A0" w14:textId="770BFFFC" w:rsidR="005546F5" w:rsidRPr="00D12828" w:rsidRDefault="00EC1D04" w:rsidP="00CD6CA2">
      <w:pPr>
        <w:pStyle w:val="JASABodyText"/>
      </w:pPr>
      <w:r>
        <w:t xml:space="preserve">A paragraph with the </w:t>
      </w:r>
      <w:r w:rsidR="0084302B">
        <w:t>Figure 1 callout sentence.</w:t>
      </w:r>
    </w:p>
    <w:p w14:paraId="456D9C1B" w14:textId="081041AB" w:rsidR="0049208A" w:rsidRPr="00D12828" w:rsidRDefault="0049208A" w:rsidP="00CD6CA2">
      <w:pPr>
        <w:pStyle w:val="JASABodyText"/>
      </w:pPr>
      <w:commentRangeStart w:id="23"/>
      <w:r w:rsidRPr="00D12828">
        <w:rPr>
          <w:noProof/>
        </w:rPr>
        <w:drawing>
          <wp:inline distT="0" distB="0" distL="0" distR="0" wp14:anchorId="72B40114" wp14:editId="5AA07D1B">
            <wp:extent cx="2622463" cy="4450354"/>
            <wp:effectExtent l="318"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work 23Apr20.pdf"/>
                    <pic:cNvPicPr/>
                  </pic:nvPicPr>
                  <pic:blipFill rotWithShape="1">
                    <a:blip r:embed="rId16" cstate="print">
                      <a:extLst>
                        <a:ext uri="{28A0092B-C50C-407E-A947-70E740481C1C}">
                          <a14:useLocalDpi xmlns:a14="http://schemas.microsoft.com/office/drawing/2010/main" val="0"/>
                        </a:ext>
                      </a:extLst>
                    </a:blip>
                    <a:srcRect t="10913" r="33728" b="9521"/>
                    <a:stretch/>
                  </pic:blipFill>
                  <pic:spPr bwMode="auto">
                    <a:xfrm rot="5400000">
                      <a:off x="0" y="0"/>
                      <a:ext cx="2633471" cy="4469034"/>
                    </a:xfrm>
                    <a:prstGeom prst="rect">
                      <a:avLst/>
                    </a:prstGeom>
                    <a:ln>
                      <a:noFill/>
                    </a:ln>
                    <a:extLst>
                      <a:ext uri="{53640926-AAD7-44D8-BBD7-CCE9431645EC}">
                        <a14:shadowObscured xmlns:a14="http://schemas.microsoft.com/office/drawing/2010/main"/>
                      </a:ext>
                    </a:extLst>
                  </pic:spPr>
                </pic:pic>
              </a:graphicData>
            </a:graphic>
          </wp:inline>
        </w:drawing>
      </w:r>
      <w:commentRangeEnd w:id="23"/>
      <w:r w:rsidR="00512AC7">
        <w:rPr>
          <w:rStyle w:val="CommentReference"/>
          <w:rFonts w:ascii="Times New Roman" w:hAnsi="Times New Roman"/>
        </w:rPr>
        <w:commentReference w:id="23"/>
      </w:r>
    </w:p>
    <w:p w14:paraId="022BCF51" w14:textId="432CCB1A" w:rsidR="0049208A" w:rsidRPr="00D12828" w:rsidRDefault="0049208A" w:rsidP="0049208A">
      <w:pPr>
        <w:pStyle w:val="JASAFigureCaptionsandEndnotes"/>
      </w:pPr>
      <w:r w:rsidRPr="00D12828">
        <w:t xml:space="preserve">FIG. 1. </w:t>
      </w:r>
      <w:r w:rsidR="005546F5" w:rsidRPr="00D12828">
        <w:t>Methodological framework of the study</w:t>
      </w:r>
    </w:p>
    <w:p w14:paraId="00E5D8FF" w14:textId="402E590B" w:rsidR="009E1B84" w:rsidRPr="00D12828" w:rsidRDefault="005546F5" w:rsidP="009E1B84">
      <w:pPr>
        <w:pStyle w:val="JASAsubsectionfirstsubheading"/>
        <w:numPr>
          <w:ilvl w:val="0"/>
          <w:numId w:val="8"/>
        </w:numPr>
      </w:pPr>
      <w:r w:rsidRPr="00D12828">
        <w:t>Data collection</w:t>
      </w:r>
      <w:r w:rsidR="00EB3F47" w:rsidRPr="00D12828">
        <w:t xml:space="preserve"> / Recording phase</w:t>
      </w:r>
    </w:p>
    <w:p w14:paraId="0CC25EF8" w14:textId="3C79FF6E" w:rsidR="009E1B84" w:rsidRPr="00D12828" w:rsidRDefault="0039138F" w:rsidP="0039138F">
      <w:pPr>
        <w:pStyle w:val="JASABodyText"/>
      </w:pPr>
      <w:r w:rsidRPr="00D12828">
        <w:t xml:space="preserve">Half page on Binaural recordings as per </w:t>
      </w:r>
      <w:r w:rsidRPr="00D12828">
        <w:fldChar w:fldCharType="begin"/>
      </w:r>
      <w:r w:rsidRPr="00D12828">
        <w:instrText xml:space="preserve"> ADDIN ZOTERO_ITEM CSL_CITATION {"citationID":"xahWbkRt","properties":{"formattedCitation":"(Mitchell et al. 2020)","plainCitation":"(Mitchell et al. 2020)","noteIndex":0},"citationItems":[{"id":144,"uris":["http://zotero.org/users/local/zHwqkokA/items/2NPWFIH3"],"uri":["http://zotero.org/users/local/zHwqkokA/items/2NPWFIH3"],"itemData":{"id":144,"type":"article-journal","abstract":"A protocol for characterizing urban soundscapes for use in the design of Soundscape Indices (SSID) and general urban research as implemented under the European Research Council (ERC)-funded SSID project is described in detail. The protocol consists of two stages: (1) a Recording Stage to collect audio-visual recordings for further analysis and for use in laboratory experiments, and (2) a Questionnaire Stage to collect in situ soundscape assessments via a questionnaire method paired with acoustic data collection. Key adjustments and improvements to previous methodologies for soundscape characterization have been made to enable the collation of data gathered from research groups around the world. The data collected under this protocol will form a large-scale, international soundscape database.","container-title":"Applied Sciences","DOI":"10.3390/app10072397","ISSN":"2076-3417","issue":"7","journalAbbreviation":"Applied Sciences","language":"en","page":"2397","source":"DOI.org (Crossref)","title":"The Soundscape Indices (SSID) Protocol: A Method for Urban Soundscape Surveys—Questionnaires with Acoustical and Contextual Information","title-short":"The Soundscape Indices (SSID) Protocol","volume":"10","author":[{"family":"Mitchell","given":"Andrew"},{"family":"Oberman","given":"Tin"},{"family":"Aletta","given":"Francesco"},{"family":"Erfanian","given":"Mercede"},{"family":"Kachlicka","given":"Magdalena"},{"family":"Lionello","given":"Matteo"},{"family":"Kang","given":"Jian"}],"issued":{"date-parts":[["2020",4,1]]}}}],"schema":"https://github.com/citation-style-language/schema/raw/master/csl-citation.json"} </w:instrText>
      </w:r>
      <w:r w:rsidRPr="00D12828">
        <w:fldChar w:fldCharType="separate"/>
      </w:r>
      <w:r w:rsidRPr="00D12828">
        <w:t>(Mitchell et al. 2020)</w:t>
      </w:r>
      <w:r w:rsidRPr="00D12828">
        <w:fldChar w:fldCharType="end"/>
      </w:r>
      <w:r w:rsidRPr="00D12828">
        <w:t xml:space="preserve"> (Equipment and procedure) and half page of location description per ISO/TS 12913-2:2018 </w:t>
      </w:r>
      <w:r w:rsidRPr="00D12828">
        <w:fldChar w:fldCharType="begin"/>
      </w:r>
      <w:r w:rsidRPr="00D12828">
        <w:instrText xml:space="preserve"> ADDIN ZOTERO_ITEM CSL_CITATION {"citationID":"JZusSQlZ","properties":{"formattedCitation":"(International Organisation for Standardization 2018)","plainCitation":"(International Organisation for Standardization 2018)","noteIndex":0},"citationItems":[{"id":10,"uris":["http://zotero.org/users/local/zHwqkokA/items/KJUX6IF2"],"uri":["http://zotero.org/users/local/zHwqkokA/items/KJUX6IF2"],"itemData":{"id":10,"type":"article","abstract":"This document specifies requirements and supporting information on data collection and reporting for soundscape studies, investigations and applications.\n\nThis document identifies and harmonizes the collection of data by which relevant information on the key components people, acoustic environment and context is obtained, measured and reported.","title":"ISO/TS 12913-2:2018 Acoustics — Soundscape — Part 2: Data collection and reporting requirements","URL":"https://www.iso.org/standard/75267.html","author":[{"family":"International Organisation for Standardization","given":""}],"issued":{"date-parts":[["2018"]]}}}],"schema":"https://github.com/citation-style-language/schema/raw/master/csl-citation.json"} </w:instrText>
      </w:r>
      <w:r w:rsidRPr="00D12828">
        <w:fldChar w:fldCharType="separate"/>
      </w:r>
      <w:r w:rsidRPr="00D12828">
        <w:t>(International Organisation for Standardization 2018)</w:t>
      </w:r>
      <w:r w:rsidRPr="00D12828">
        <w:fldChar w:fldCharType="end"/>
      </w:r>
      <w:r w:rsidRPr="00D12828">
        <w:t xml:space="preserve"> (notes about sound sources and typical use of each location).</w:t>
      </w:r>
    </w:p>
    <w:p w14:paraId="17C209A5" w14:textId="1F36892C" w:rsidR="005D485F" w:rsidRPr="00D12828" w:rsidRDefault="005D485F" w:rsidP="005D485F">
      <w:pPr>
        <w:pStyle w:val="JASABodyText"/>
      </w:pPr>
      <w:r w:rsidRPr="00D12828">
        <w:t xml:space="preserve">TABLE I. </w:t>
      </w:r>
      <w:r w:rsidR="00D51AC9" w:rsidRPr="00D12828">
        <w:t xml:space="preserve">with pictures 2019 vs 2020, Google Maps and panoramas taken by researchers (one per year instead one per </w:t>
      </w:r>
      <w:proofErr w:type="spellStart"/>
      <w:r w:rsidR="00D51AC9" w:rsidRPr="00D12828">
        <w:t>SessionID</w:t>
      </w:r>
      <w:proofErr w:type="spellEnd"/>
      <w:r w:rsidR="00D51AC9" w:rsidRPr="00D12828">
        <w:t>, probably a table taking a whole page)</w:t>
      </w:r>
    </w:p>
    <w:tbl>
      <w:tblPr>
        <w:tblStyle w:val="TableGrid"/>
        <w:tblW w:w="0" w:type="auto"/>
        <w:tblBorders>
          <w:top w:val="double" w:sz="4" w:space="0" w:color="auto"/>
          <w:left w:val="none" w:sz="0" w:space="0" w:color="auto"/>
          <w:bottom w:val="double" w:sz="4" w:space="0" w:color="auto"/>
          <w:right w:val="none" w:sz="0" w:space="0" w:color="auto"/>
          <w:insideV w:val="none" w:sz="0" w:space="0" w:color="auto"/>
        </w:tblBorders>
        <w:tblLook w:val="04A0" w:firstRow="1" w:lastRow="0" w:firstColumn="1" w:lastColumn="0" w:noHBand="0" w:noVBand="1"/>
      </w:tblPr>
      <w:tblGrid>
        <w:gridCol w:w="1766"/>
        <w:gridCol w:w="1324"/>
        <w:gridCol w:w="6270"/>
      </w:tblGrid>
      <w:tr w:rsidR="0006343C" w:rsidRPr="00D12828" w14:paraId="2E667C38" w14:textId="77777777" w:rsidTr="00A43D54">
        <w:tc>
          <w:tcPr>
            <w:tcW w:w="1766" w:type="dxa"/>
            <w:tcBorders>
              <w:bottom w:val="single" w:sz="4" w:space="0" w:color="auto"/>
            </w:tcBorders>
            <w:tcMar>
              <w:top w:w="115" w:type="dxa"/>
              <w:left w:w="115" w:type="dxa"/>
              <w:bottom w:w="115" w:type="dxa"/>
              <w:right w:w="115" w:type="dxa"/>
            </w:tcMar>
            <w:vAlign w:val="center"/>
          </w:tcPr>
          <w:p w14:paraId="09F8AABE" w14:textId="77777777" w:rsidR="00892F88" w:rsidRPr="00D12828" w:rsidRDefault="00892F88" w:rsidP="005D485F">
            <w:pPr>
              <w:pStyle w:val="JASABodyText"/>
              <w:jc w:val="center"/>
            </w:pPr>
          </w:p>
        </w:tc>
        <w:tc>
          <w:tcPr>
            <w:tcW w:w="1324" w:type="dxa"/>
            <w:tcBorders>
              <w:bottom w:val="single" w:sz="4" w:space="0" w:color="auto"/>
            </w:tcBorders>
            <w:tcMar>
              <w:top w:w="115" w:type="dxa"/>
              <w:left w:w="115" w:type="dxa"/>
              <w:bottom w:w="115" w:type="dxa"/>
              <w:right w:w="115" w:type="dxa"/>
            </w:tcMar>
            <w:vAlign w:val="center"/>
          </w:tcPr>
          <w:p w14:paraId="23BAE1CD" w14:textId="7C3BEBB8" w:rsidR="00892F88" w:rsidRPr="00D12828" w:rsidRDefault="00892F88" w:rsidP="005D485F">
            <w:pPr>
              <w:pStyle w:val="JASABodyText"/>
              <w:jc w:val="center"/>
            </w:pPr>
            <w:proofErr w:type="spellStart"/>
            <w:r>
              <w:t>Satelite</w:t>
            </w:r>
            <w:proofErr w:type="spellEnd"/>
            <w:r>
              <w:t xml:space="preserve"> Picture</w:t>
            </w:r>
          </w:p>
        </w:tc>
        <w:tc>
          <w:tcPr>
            <w:tcW w:w="6270" w:type="dxa"/>
            <w:tcMar>
              <w:top w:w="115" w:type="dxa"/>
              <w:left w:w="115" w:type="dxa"/>
              <w:bottom w:w="115" w:type="dxa"/>
              <w:right w:w="115" w:type="dxa"/>
            </w:tcMar>
            <w:vAlign w:val="center"/>
          </w:tcPr>
          <w:p w14:paraId="53753C17" w14:textId="43AC0415" w:rsidR="00892F88" w:rsidRPr="00D12828" w:rsidRDefault="00892F88" w:rsidP="005D485F">
            <w:pPr>
              <w:pStyle w:val="JASABodyText"/>
              <w:jc w:val="center"/>
            </w:pPr>
            <w:r>
              <w:t>Panoramic picture</w:t>
            </w:r>
          </w:p>
        </w:tc>
      </w:tr>
      <w:tr w:rsidR="0006343C" w:rsidRPr="00D12828" w14:paraId="36AB5856" w14:textId="77777777" w:rsidTr="00A43D54">
        <w:tc>
          <w:tcPr>
            <w:tcW w:w="1766" w:type="dxa"/>
            <w:tcBorders>
              <w:top w:val="single" w:sz="4" w:space="0" w:color="auto"/>
              <w:bottom w:val="nil"/>
            </w:tcBorders>
            <w:tcMar>
              <w:top w:w="115" w:type="dxa"/>
              <w:left w:w="115" w:type="dxa"/>
              <w:bottom w:w="115" w:type="dxa"/>
              <w:right w:w="115" w:type="dxa"/>
            </w:tcMar>
            <w:vAlign w:val="center"/>
          </w:tcPr>
          <w:p w14:paraId="2CB83FEB" w14:textId="5322B5EA" w:rsidR="00892F88" w:rsidRPr="00D12828" w:rsidRDefault="00892F88" w:rsidP="005D485F">
            <w:pPr>
              <w:pStyle w:val="JASABodyText"/>
              <w:jc w:val="center"/>
            </w:pPr>
            <w:proofErr w:type="spellStart"/>
            <w:r>
              <w:t>SanMarco</w:t>
            </w:r>
            <w:proofErr w:type="spellEnd"/>
            <w:r>
              <w:t xml:space="preserve"> 2019</w:t>
            </w:r>
          </w:p>
        </w:tc>
        <w:tc>
          <w:tcPr>
            <w:tcW w:w="1324" w:type="dxa"/>
            <w:tcBorders>
              <w:top w:val="single" w:sz="4" w:space="0" w:color="auto"/>
              <w:bottom w:val="nil"/>
            </w:tcBorders>
            <w:tcMar>
              <w:top w:w="115" w:type="dxa"/>
              <w:left w:w="115" w:type="dxa"/>
              <w:bottom w:w="115" w:type="dxa"/>
              <w:right w:w="115" w:type="dxa"/>
            </w:tcMar>
            <w:vAlign w:val="center"/>
          </w:tcPr>
          <w:p w14:paraId="3378F077" w14:textId="694A8D08" w:rsidR="00892F88" w:rsidRPr="00D12828" w:rsidRDefault="00892F88" w:rsidP="005D485F">
            <w:pPr>
              <w:pStyle w:val="JASABodyText"/>
              <w:jc w:val="center"/>
            </w:pPr>
          </w:p>
        </w:tc>
        <w:tc>
          <w:tcPr>
            <w:tcW w:w="6270" w:type="dxa"/>
            <w:tcMar>
              <w:top w:w="115" w:type="dxa"/>
              <w:left w:w="115" w:type="dxa"/>
              <w:bottom w:w="115" w:type="dxa"/>
              <w:right w:w="115" w:type="dxa"/>
            </w:tcMar>
            <w:vAlign w:val="center"/>
          </w:tcPr>
          <w:p w14:paraId="41ADD3C1" w14:textId="711B330D" w:rsidR="00892F88" w:rsidRPr="00D12828" w:rsidRDefault="00892F88" w:rsidP="005D485F">
            <w:pPr>
              <w:pStyle w:val="JASABodyText"/>
              <w:jc w:val="center"/>
            </w:pPr>
          </w:p>
        </w:tc>
      </w:tr>
      <w:tr w:rsidR="0006343C" w:rsidRPr="00D12828" w14:paraId="2DF9A66D" w14:textId="77777777" w:rsidTr="00A43D54">
        <w:tc>
          <w:tcPr>
            <w:tcW w:w="1766" w:type="dxa"/>
            <w:tcBorders>
              <w:top w:val="nil"/>
              <w:bottom w:val="single" w:sz="4" w:space="0" w:color="auto"/>
            </w:tcBorders>
            <w:tcMar>
              <w:top w:w="115" w:type="dxa"/>
              <w:left w:w="115" w:type="dxa"/>
              <w:bottom w:w="115" w:type="dxa"/>
              <w:right w:w="115" w:type="dxa"/>
            </w:tcMar>
            <w:vAlign w:val="center"/>
          </w:tcPr>
          <w:p w14:paraId="6668A1AD" w14:textId="6E2079D1" w:rsidR="00892F88" w:rsidRPr="00D12828" w:rsidRDefault="00892F88" w:rsidP="005D485F">
            <w:pPr>
              <w:pStyle w:val="JASABodyText"/>
              <w:jc w:val="center"/>
            </w:pPr>
            <w:r>
              <w:t>San Marco 2020</w:t>
            </w:r>
          </w:p>
        </w:tc>
        <w:tc>
          <w:tcPr>
            <w:tcW w:w="1324" w:type="dxa"/>
            <w:tcBorders>
              <w:top w:val="nil"/>
              <w:bottom w:val="single" w:sz="4" w:space="0" w:color="auto"/>
            </w:tcBorders>
            <w:tcMar>
              <w:top w:w="115" w:type="dxa"/>
              <w:left w:w="115" w:type="dxa"/>
              <w:bottom w:w="115" w:type="dxa"/>
              <w:right w:w="115" w:type="dxa"/>
            </w:tcMar>
            <w:vAlign w:val="center"/>
          </w:tcPr>
          <w:p w14:paraId="570F50CC" w14:textId="6C116DC1" w:rsidR="00892F88" w:rsidRPr="00D12828" w:rsidRDefault="00892F88" w:rsidP="005D485F">
            <w:pPr>
              <w:pStyle w:val="JASABodyText"/>
              <w:jc w:val="center"/>
            </w:pPr>
          </w:p>
        </w:tc>
        <w:tc>
          <w:tcPr>
            <w:tcW w:w="6270" w:type="dxa"/>
            <w:tcMar>
              <w:top w:w="115" w:type="dxa"/>
              <w:left w:w="115" w:type="dxa"/>
              <w:bottom w:w="115" w:type="dxa"/>
              <w:right w:w="115" w:type="dxa"/>
            </w:tcMar>
            <w:vAlign w:val="center"/>
          </w:tcPr>
          <w:p w14:paraId="019B91FB" w14:textId="6A4C2ABA" w:rsidR="00892F88" w:rsidRPr="00D12828" w:rsidRDefault="00AD41B1" w:rsidP="005D485F">
            <w:pPr>
              <w:pStyle w:val="JASABodyText"/>
              <w:jc w:val="center"/>
            </w:pPr>
            <w:r>
              <w:rPr>
                <w:noProof/>
              </w:rPr>
              <w:drawing>
                <wp:inline distT="0" distB="0" distL="0" distR="0" wp14:anchorId="07101EB4" wp14:editId="10769FE8">
                  <wp:extent cx="3603172" cy="814563"/>
                  <wp:effectExtent l="0" t="0" r="3810" b="0"/>
                  <wp:docPr id="6" name="Picture 6" descr="A large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CI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6612" cy="828905"/>
                          </a:xfrm>
                          <a:prstGeom prst="rect">
                            <a:avLst/>
                          </a:prstGeom>
                        </pic:spPr>
                      </pic:pic>
                    </a:graphicData>
                  </a:graphic>
                </wp:inline>
              </w:drawing>
            </w:r>
          </w:p>
        </w:tc>
      </w:tr>
      <w:tr w:rsidR="0006343C" w:rsidRPr="00D12828" w14:paraId="58975D21" w14:textId="77777777" w:rsidTr="00A43D54">
        <w:tc>
          <w:tcPr>
            <w:tcW w:w="1766" w:type="dxa"/>
            <w:tcBorders>
              <w:top w:val="single" w:sz="4" w:space="0" w:color="auto"/>
              <w:bottom w:val="nil"/>
            </w:tcBorders>
            <w:tcMar>
              <w:top w:w="115" w:type="dxa"/>
              <w:left w:w="115" w:type="dxa"/>
              <w:bottom w:w="115" w:type="dxa"/>
              <w:right w:w="115" w:type="dxa"/>
            </w:tcMar>
            <w:vAlign w:val="center"/>
          </w:tcPr>
          <w:p w14:paraId="56721442" w14:textId="6DA26F15" w:rsidR="00361DCD" w:rsidRDefault="00361DCD" w:rsidP="005D485F">
            <w:pPr>
              <w:pStyle w:val="JASABodyText"/>
              <w:jc w:val="center"/>
            </w:pPr>
            <w:r>
              <w:t>Camden Town 2019</w:t>
            </w:r>
          </w:p>
        </w:tc>
        <w:tc>
          <w:tcPr>
            <w:tcW w:w="1324" w:type="dxa"/>
            <w:tcBorders>
              <w:top w:val="single" w:sz="4" w:space="0" w:color="auto"/>
              <w:bottom w:val="nil"/>
            </w:tcBorders>
            <w:tcMar>
              <w:top w:w="115" w:type="dxa"/>
              <w:left w:w="115" w:type="dxa"/>
              <w:bottom w:w="115" w:type="dxa"/>
              <w:right w:w="115" w:type="dxa"/>
            </w:tcMar>
            <w:vAlign w:val="center"/>
          </w:tcPr>
          <w:p w14:paraId="718009FB" w14:textId="77777777" w:rsidR="00361DCD" w:rsidRPr="00D12828" w:rsidRDefault="00361DCD" w:rsidP="005D485F">
            <w:pPr>
              <w:pStyle w:val="JASABodyText"/>
              <w:jc w:val="center"/>
            </w:pPr>
          </w:p>
        </w:tc>
        <w:tc>
          <w:tcPr>
            <w:tcW w:w="6270" w:type="dxa"/>
            <w:tcMar>
              <w:top w:w="115" w:type="dxa"/>
              <w:left w:w="115" w:type="dxa"/>
              <w:bottom w:w="115" w:type="dxa"/>
              <w:right w:w="115" w:type="dxa"/>
            </w:tcMar>
            <w:vAlign w:val="center"/>
          </w:tcPr>
          <w:p w14:paraId="580BD280" w14:textId="77777777" w:rsidR="00361DCD" w:rsidRPr="00D12828" w:rsidRDefault="00361DCD" w:rsidP="005D485F">
            <w:pPr>
              <w:pStyle w:val="JASABodyText"/>
              <w:jc w:val="center"/>
            </w:pPr>
          </w:p>
        </w:tc>
      </w:tr>
      <w:tr w:rsidR="0006343C" w:rsidRPr="00D12828" w14:paraId="29F3EDBF" w14:textId="77777777" w:rsidTr="00A43D54">
        <w:tc>
          <w:tcPr>
            <w:tcW w:w="1766" w:type="dxa"/>
            <w:tcBorders>
              <w:top w:val="nil"/>
              <w:bottom w:val="single" w:sz="4" w:space="0" w:color="auto"/>
            </w:tcBorders>
            <w:tcMar>
              <w:top w:w="115" w:type="dxa"/>
              <w:left w:w="115" w:type="dxa"/>
              <w:bottom w:w="115" w:type="dxa"/>
              <w:right w:w="115" w:type="dxa"/>
            </w:tcMar>
            <w:vAlign w:val="center"/>
          </w:tcPr>
          <w:p w14:paraId="08695BCB" w14:textId="72282D89" w:rsidR="00361DCD" w:rsidRDefault="00361DCD" w:rsidP="005D485F">
            <w:pPr>
              <w:pStyle w:val="JASABodyText"/>
              <w:jc w:val="center"/>
            </w:pPr>
            <w:r>
              <w:t>Camden Town 2020</w:t>
            </w:r>
          </w:p>
        </w:tc>
        <w:tc>
          <w:tcPr>
            <w:tcW w:w="1324" w:type="dxa"/>
            <w:tcBorders>
              <w:top w:val="nil"/>
              <w:bottom w:val="single" w:sz="4" w:space="0" w:color="auto"/>
            </w:tcBorders>
            <w:tcMar>
              <w:top w:w="115" w:type="dxa"/>
              <w:left w:w="115" w:type="dxa"/>
              <w:bottom w:w="115" w:type="dxa"/>
              <w:right w:w="115" w:type="dxa"/>
            </w:tcMar>
            <w:vAlign w:val="center"/>
          </w:tcPr>
          <w:p w14:paraId="4CF33C88" w14:textId="77777777" w:rsidR="00361DCD" w:rsidRPr="00D12828" w:rsidRDefault="00361DCD" w:rsidP="005D485F">
            <w:pPr>
              <w:pStyle w:val="JASABodyText"/>
              <w:jc w:val="center"/>
            </w:pPr>
          </w:p>
        </w:tc>
        <w:tc>
          <w:tcPr>
            <w:tcW w:w="6270" w:type="dxa"/>
            <w:tcMar>
              <w:top w:w="115" w:type="dxa"/>
              <w:left w:w="115" w:type="dxa"/>
              <w:bottom w:w="115" w:type="dxa"/>
              <w:right w:w="115" w:type="dxa"/>
            </w:tcMar>
            <w:vAlign w:val="center"/>
          </w:tcPr>
          <w:p w14:paraId="2A6619AE" w14:textId="29824F7F" w:rsidR="00361DCD" w:rsidRPr="00D12828" w:rsidRDefault="0006343C" w:rsidP="005D485F">
            <w:pPr>
              <w:pStyle w:val="JASABodyText"/>
              <w:jc w:val="center"/>
            </w:pPr>
            <w:r>
              <w:rPr>
                <w:noProof/>
              </w:rPr>
              <w:drawing>
                <wp:inline distT="0" distB="0" distL="0" distR="0" wp14:anchorId="073085C5" wp14:editId="2F48C867">
                  <wp:extent cx="2623457" cy="882613"/>
                  <wp:effectExtent l="0" t="0" r="0" b="0"/>
                  <wp:docPr id="7" name="Picture 7" descr="A statue in the middle of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ADJUSTEDNONRAW_thumb_17b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3424" cy="902788"/>
                          </a:xfrm>
                          <a:prstGeom prst="rect">
                            <a:avLst/>
                          </a:prstGeom>
                        </pic:spPr>
                      </pic:pic>
                    </a:graphicData>
                  </a:graphic>
                </wp:inline>
              </w:drawing>
            </w:r>
          </w:p>
        </w:tc>
      </w:tr>
      <w:tr w:rsidR="0006343C" w:rsidRPr="00D12828" w14:paraId="57DF42B0" w14:textId="77777777" w:rsidTr="00A43D54">
        <w:tc>
          <w:tcPr>
            <w:tcW w:w="1766" w:type="dxa"/>
            <w:tcBorders>
              <w:top w:val="single" w:sz="4" w:space="0" w:color="auto"/>
              <w:bottom w:val="nil"/>
            </w:tcBorders>
            <w:tcMar>
              <w:top w:w="115" w:type="dxa"/>
              <w:left w:w="115" w:type="dxa"/>
              <w:bottom w:w="115" w:type="dxa"/>
              <w:right w:w="115" w:type="dxa"/>
            </w:tcMar>
            <w:vAlign w:val="center"/>
          </w:tcPr>
          <w:p w14:paraId="100129D6" w14:textId="373C272B" w:rsidR="00361DCD" w:rsidRDefault="0006343C" w:rsidP="005D485F">
            <w:pPr>
              <w:pStyle w:val="JASABodyText"/>
              <w:jc w:val="center"/>
            </w:pPr>
            <w:r>
              <w:t>Torrington Square</w:t>
            </w:r>
            <w:r w:rsidR="009A115B">
              <w:t xml:space="preserve"> 2019</w:t>
            </w:r>
          </w:p>
        </w:tc>
        <w:tc>
          <w:tcPr>
            <w:tcW w:w="1324" w:type="dxa"/>
            <w:tcBorders>
              <w:top w:val="single" w:sz="4" w:space="0" w:color="auto"/>
              <w:bottom w:val="nil"/>
            </w:tcBorders>
            <w:tcMar>
              <w:top w:w="115" w:type="dxa"/>
              <w:left w:w="115" w:type="dxa"/>
              <w:bottom w:w="115" w:type="dxa"/>
              <w:right w:w="115" w:type="dxa"/>
            </w:tcMar>
            <w:vAlign w:val="center"/>
          </w:tcPr>
          <w:p w14:paraId="17AEAD11" w14:textId="77777777" w:rsidR="00361DCD" w:rsidRPr="00D12828" w:rsidRDefault="00361DCD" w:rsidP="005D485F">
            <w:pPr>
              <w:pStyle w:val="JASABodyText"/>
              <w:jc w:val="center"/>
            </w:pPr>
          </w:p>
        </w:tc>
        <w:tc>
          <w:tcPr>
            <w:tcW w:w="6270" w:type="dxa"/>
            <w:tcMar>
              <w:top w:w="115" w:type="dxa"/>
              <w:left w:w="115" w:type="dxa"/>
              <w:bottom w:w="115" w:type="dxa"/>
              <w:right w:w="115" w:type="dxa"/>
            </w:tcMar>
            <w:vAlign w:val="center"/>
          </w:tcPr>
          <w:p w14:paraId="2332331A" w14:textId="77777777" w:rsidR="00361DCD" w:rsidRPr="00D12828" w:rsidRDefault="00361DCD" w:rsidP="005D485F">
            <w:pPr>
              <w:pStyle w:val="JASABodyText"/>
              <w:jc w:val="center"/>
            </w:pPr>
          </w:p>
        </w:tc>
      </w:tr>
      <w:tr w:rsidR="0006343C" w:rsidRPr="00D12828" w14:paraId="5643F2F0" w14:textId="77777777" w:rsidTr="00A43D54">
        <w:tc>
          <w:tcPr>
            <w:tcW w:w="1766" w:type="dxa"/>
            <w:tcBorders>
              <w:top w:val="nil"/>
            </w:tcBorders>
            <w:tcMar>
              <w:top w:w="115" w:type="dxa"/>
              <w:left w:w="115" w:type="dxa"/>
              <w:bottom w:w="115" w:type="dxa"/>
              <w:right w:w="115" w:type="dxa"/>
            </w:tcMar>
            <w:vAlign w:val="center"/>
          </w:tcPr>
          <w:p w14:paraId="21F70B51" w14:textId="22D10140" w:rsidR="00361DCD" w:rsidRDefault="0006343C" w:rsidP="005D485F">
            <w:pPr>
              <w:pStyle w:val="JASABodyText"/>
              <w:jc w:val="center"/>
            </w:pPr>
            <w:r>
              <w:t>Torrington Square</w:t>
            </w:r>
            <w:r w:rsidR="009A115B">
              <w:t xml:space="preserve"> 2020</w:t>
            </w:r>
          </w:p>
        </w:tc>
        <w:tc>
          <w:tcPr>
            <w:tcW w:w="1324" w:type="dxa"/>
            <w:tcBorders>
              <w:top w:val="nil"/>
            </w:tcBorders>
            <w:tcMar>
              <w:top w:w="115" w:type="dxa"/>
              <w:left w:w="115" w:type="dxa"/>
              <w:bottom w:w="115" w:type="dxa"/>
              <w:right w:w="115" w:type="dxa"/>
            </w:tcMar>
            <w:vAlign w:val="center"/>
          </w:tcPr>
          <w:p w14:paraId="1D79E065" w14:textId="77777777" w:rsidR="00361DCD" w:rsidRPr="00D12828" w:rsidRDefault="00361DCD" w:rsidP="005D485F">
            <w:pPr>
              <w:pStyle w:val="JASABodyText"/>
              <w:jc w:val="center"/>
            </w:pPr>
          </w:p>
        </w:tc>
        <w:tc>
          <w:tcPr>
            <w:tcW w:w="6270" w:type="dxa"/>
            <w:tcMar>
              <w:top w:w="115" w:type="dxa"/>
              <w:left w:w="115" w:type="dxa"/>
              <w:bottom w:w="115" w:type="dxa"/>
              <w:right w:w="115" w:type="dxa"/>
            </w:tcMar>
            <w:vAlign w:val="center"/>
          </w:tcPr>
          <w:p w14:paraId="67A23E7B" w14:textId="282D8D0A" w:rsidR="00361DCD" w:rsidRPr="00D12828" w:rsidRDefault="0006343C" w:rsidP="005D485F">
            <w:pPr>
              <w:pStyle w:val="JASABodyText"/>
              <w:jc w:val="center"/>
            </w:pPr>
            <w:r>
              <w:rPr>
                <w:noProof/>
              </w:rPr>
              <w:drawing>
                <wp:inline distT="0" distB="0" distL="0" distR="0" wp14:anchorId="76888A00" wp14:editId="61DE4B01">
                  <wp:extent cx="3265715" cy="904352"/>
                  <wp:effectExtent l="0" t="0" r="0" b="0"/>
                  <wp:docPr id="8" name="Picture 8" descr="A large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DJUSTEDNONRAW_thumb_17b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9486" cy="908166"/>
                          </a:xfrm>
                          <a:prstGeom prst="rect">
                            <a:avLst/>
                          </a:prstGeom>
                        </pic:spPr>
                      </pic:pic>
                    </a:graphicData>
                  </a:graphic>
                </wp:inline>
              </w:drawing>
            </w:r>
          </w:p>
        </w:tc>
      </w:tr>
    </w:tbl>
    <w:p w14:paraId="090448BD" w14:textId="709234DC" w:rsidR="00FE0340" w:rsidRPr="00D12828" w:rsidRDefault="00FE0340" w:rsidP="00262116">
      <w:pPr>
        <w:pStyle w:val="JASABodyText"/>
        <w:spacing w:line="240" w:lineRule="auto"/>
      </w:pPr>
    </w:p>
    <w:p w14:paraId="04672F6A" w14:textId="7DBB31D8" w:rsidR="00CD6CA2" w:rsidRPr="00D12828" w:rsidRDefault="002A6081" w:rsidP="009E1B84">
      <w:pPr>
        <w:pStyle w:val="JASAsubsectionfirstsubheading"/>
        <w:numPr>
          <w:ilvl w:val="0"/>
          <w:numId w:val="8"/>
        </w:numPr>
      </w:pPr>
      <w:r w:rsidRPr="00D12828">
        <w:t>Modelling phase</w:t>
      </w:r>
    </w:p>
    <w:p w14:paraId="11742A2D" w14:textId="02EBEB6B" w:rsidR="00523AC1" w:rsidRDefault="00523AC1" w:rsidP="00523AC1">
      <w:pPr>
        <w:pStyle w:val="JASABodyText"/>
        <w:rPr>
          <w:ins w:id="24" w:author="Mitchell, Andrew" w:date="2020-04-29T22:39:00Z"/>
        </w:rPr>
      </w:pPr>
      <w:r w:rsidRPr="00D12828">
        <w:rPr>
          <w:highlight w:val="yellow"/>
        </w:rPr>
        <w:t>Andrew would write</w:t>
      </w:r>
      <w:r w:rsidRPr="00D12828">
        <w:t xml:space="preserve"> Description of the model – why it was built per location, how the focus on Natural and Overall was selected. Key features.</w:t>
      </w:r>
    </w:p>
    <w:p w14:paraId="1A2F424D" w14:textId="654A3BE1" w:rsidR="00F574F8" w:rsidRDefault="00F574F8" w:rsidP="00523AC1">
      <w:pPr>
        <w:pStyle w:val="JASABodyText"/>
        <w:rPr>
          <w:ins w:id="25" w:author="Mitchell, Andrew" w:date="2020-09-12T15:28:00Z"/>
          <w:i/>
          <w:iCs/>
        </w:rPr>
      </w:pPr>
      <w:ins w:id="26" w:author="Mitchell, Andrew" w:date="2020-04-29T22:48:00Z">
        <w:r>
          <w:rPr>
            <w:i/>
            <w:iCs/>
          </w:rPr>
          <w:lastRenderedPageBreak/>
          <w:t xml:space="preserve">Structure / type of model -&gt; relate to </w:t>
        </w:r>
        <w:r w:rsidR="000C2094">
          <w:rPr>
            <w:i/>
            <w:iCs/>
          </w:rPr>
          <w:t>type of output variable.</w:t>
        </w:r>
      </w:ins>
    </w:p>
    <w:p w14:paraId="6F9C74E7" w14:textId="4BA48367" w:rsidR="008721FE" w:rsidRDefault="008721FE" w:rsidP="00523AC1">
      <w:pPr>
        <w:pStyle w:val="JASABodyText"/>
        <w:rPr>
          <w:ins w:id="27" w:author="Mitchell, Andrew" w:date="2020-09-12T15:54:00Z"/>
        </w:rPr>
      </w:pPr>
      <w:ins w:id="28" w:author="Mitchell, Andrew" w:date="2020-09-12T15:54:00Z">
        <w:r>
          <w:t>The</w:t>
        </w:r>
        <w:r w:rsidR="00594A0B">
          <w:t xml:space="preserve"> inherent</w:t>
        </w:r>
        <w:r>
          <w:t xml:space="preserve"> structure of </w:t>
        </w:r>
        <w:r w:rsidR="00594A0B">
          <w:t xml:space="preserve">the SSID database </w:t>
        </w:r>
      </w:ins>
      <w:ins w:id="29" w:author="Mitchell, Andrew" w:date="2020-09-12T16:06:00Z">
        <w:r w:rsidR="001052DD">
          <w:t>necessitates a</w:t>
        </w:r>
      </w:ins>
      <w:ins w:id="30" w:author="Mitchell, Andrew" w:date="2020-09-12T16:07:00Z">
        <w:r w:rsidR="001052DD">
          <w:t xml:space="preserve"> modelling and analysis approach which considers th</w:t>
        </w:r>
        <w:r w:rsidR="00CC5DD6">
          <w:t xml:space="preserve">e differing relationships </w:t>
        </w:r>
      </w:ins>
      <w:ins w:id="31" w:author="Mitchell, Andrew" w:date="2020-09-12T16:09:00Z">
        <w:r w:rsidR="00D53967">
          <w:t xml:space="preserve">between the objective acoustic features and the </w:t>
        </w:r>
        <w:r w:rsidR="007B0EF1">
          <w:t xml:space="preserve">soundscape’s perceived affective quality ratings across the various locations and contexts. </w:t>
        </w:r>
        <w:r w:rsidR="00DA0186">
          <w:t xml:space="preserve">Therefore </w:t>
        </w:r>
      </w:ins>
      <w:ins w:id="32" w:author="Mitchell, Andrew" w:date="2020-09-12T16:17:00Z">
        <w:r w:rsidR="00B22F2E">
          <w:t xml:space="preserve">separate </w:t>
        </w:r>
      </w:ins>
      <w:ins w:id="33" w:author="Mitchell, Andrew" w:date="2020-09-12T16:16:00Z">
        <w:r w:rsidR="00375B3B">
          <w:t xml:space="preserve">linear mixed-effects models (LMMs) were </w:t>
        </w:r>
        <w:r w:rsidR="00B22F2E">
          <w:t xml:space="preserve">computed in order to predict </w:t>
        </w:r>
      </w:ins>
      <w:ins w:id="34" w:author="Mitchell, Andrew" w:date="2020-09-12T16:17:00Z">
        <w:r w:rsidR="00B22F2E">
          <w:t xml:space="preserve">the assessed soundscape </w:t>
        </w:r>
        <w:r w:rsidR="007043EA">
          <w:t>pleasantness and eventfulness, and the rated presence of natural sounds, human sou</w:t>
        </w:r>
      </w:ins>
      <w:ins w:id="35" w:author="Mitchell, Andrew" w:date="2020-09-12T16:18:00Z">
        <w:r w:rsidR="007043EA">
          <w:t xml:space="preserve">nds, and traffic noise. </w:t>
        </w:r>
        <w:r w:rsidR="00AE408C">
          <w:t xml:space="preserve">The fixed effects level of the models </w:t>
        </w:r>
      </w:ins>
      <w:ins w:id="36" w:author="Mitchell, Andrew" w:date="2020-09-12T16:19:00Z">
        <w:r w:rsidR="00B128E9">
          <w:t xml:space="preserve">is made up of the acoustic features calculated from the binaural recordings made during each respondent’s survey period, while the random effects level </w:t>
        </w:r>
        <w:r w:rsidR="005F0687">
          <w:t>includes the categorical variable indicating the location in which the survey w</w:t>
        </w:r>
      </w:ins>
      <w:ins w:id="37" w:author="Mitchell, Andrew" w:date="2020-09-12T16:20:00Z">
        <w:r w:rsidR="005F0687">
          <w:t xml:space="preserve">as taken. </w:t>
        </w:r>
      </w:ins>
      <w:bookmarkStart w:id="38" w:name="_GoBack"/>
      <w:bookmarkEnd w:id="38"/>
    </w:p>
    <w:p w14:paraId="6BE8175A" w14:textId="7B3306E5" w:rsidR="000B13DD" w:rsidRPr="000B13DD" w:rsidRDefault="00D71416" w:rsidP="00523AC1">
      <w:pPr>
        <w:pStyle w:val="JASABodyText"/>
        <w:rPr>
          <w:ins w:id="39" w:author="Mitchell, Andrew" w:date="2020-04-29T22:48:00Z"/>
          <w:rPrChange w:id="40" w:author="Mitchell, Andrew" w:date="2020-09-12T15:29:00Z">
            <w:rPr>
              <w:ins w:id="41" w:author="Mitchell, Andrew" w:date="2020-04-29T22:48:00Z"/>
              <w:i/>
              <w:iCs/>
            </w:rPr>
          </w:rPrChange>
        </w:rPr>
      </w:pPr>
      <w:ins w:id="42" w:author="Mitchell, Andrew" w:date="2020-09-12T15:29:00Z">
        <w:r>
          <w:t xml:space="preserve">Multi-level models are commonly employed in both environmental and social sciences </w:t>
        </w:r>
      </w:ins>
      <w:ins w:id="43" w:author="Mitchell, Andrew" w:date="2020-09-12T15:50:00Z">
        <w:r w:rsidR="00727274">
          <w:t xml:space="preserve">  </w:t>
        </w:r>
      </w:ins>
    </w:p>
    <w:p w14:paraId="36B84528" w14:textId="55B4F531" w:rsidR="00F574F8" w:rsidRDefault="00F574F8" w:rsidP="00523AC1">
      <w:pPr>
        <w:pStyle w:val="JASABodyText"/>
        <w:rPr>
          <w:ins w:id="44" w:author="Mitchell, Andrew" w:date="2020-04-29T22:48:00Z"/>
          <w:i/>
          <w:iCs/>
        </w:rPr>
      </w:pPr>
      <w:ins w:id="45" w:author="Mitchell, Andrew" w:date="2020-04-29T22:48:00Z">
        <w:r>
          <w:rPr>
            <w:i/>
            <w:iCs/>
          </w:rPr>
          <w:t>Description of split into training and test sets</w:t>
        </w:r>
      </w:ins>
    </w:p>
    <w:p w14:paraId="25B0A2BE" w14:textId="1F389BD7" w:rsidR="00F574F8" w:rsidRPr="00F574F8" w:rsidRDefault="00A848FA">
      <w:pPr>
        <w:pStyle w:val="JASABodyText"/>
        <w:rPr>
          <w:ins w:id="46" w:author="Mitchell, Andrew" w:date="2020-04-29T22:48:00Z"/>
          <w:i/>
          <w:iCs/>
          <w:rPrChange w:id="47" w:author="Mitchell, Andrew" w:date="2020-04-29T22:48:00Z">
            <w:rPr>
              <w:ins w:id="48" w:author="Mitchell, Andrew" w:date="2020-04-29T22:48:00Z"/>
            </w:rPr>
          </w:rPrChange>
        </w:rPr>
      </w:pPr>
      <w:ins w:id="49" w:author="Mitchell, Andrew" w:date="2020-04-29T22:49:00Z">
        <w:r>
          <w:rPr>
            <w:i/>
            <w:iCs/>
          </w:rPr>
          <w:t>Model building</w:t>
        </w:r>
      </w:ins>
    </w:p>
    <w:p w14:paraId="2FB30E29" w14:textId="0068274C" w:rsidR="00875F55" w:rsidRDefault="00875F55" w:rsidP="00523AC1">
      <w:pPr>
        <w:pStyle w:val="JASABodyText"/>
        <w:rPr>
          <w:ins w:id="50" w:author="Mitchell, Andrew" w:date="2020-04-29T22:42:00Z"/>
        </w:rPr>
      </w:pPr>
      <w:ins w:id="51" w:author="Mitchell, Andrew" w:date="2020-04-29T22:39:00Z">
        <w:r>
          <w:t>Two procedures were used for training the OLR model(s)</w:t>
        </w:r>
      </w:ins>
      <w:ins w:id="52" w:author="Mitchell, Andrew" w:date="2020-04-29T22:40:00Z">
        <w:r>
          <w:t xml:space="preserve">, under the assumption that Location-level differences may play a significant role in increasing </w:t>
        </w:r>
        <w:r w:rsidR="001D2BC2">
          <w:t xml:space="preserve">prediction accuracy. In one case, the training dataset was divided according to the location, and a separate model was trained on each </w:t>
        </w:r>
      </w:ins>
      <w:ins w:id="53" w:author="Mitchell, Andrew" w:date="2020-04-29T22:41:00Z">
        <w:r w:rsidR="001D2BC2">
          <w:t xml:space="preserve">location’s data individually, resulting in </w:t>
        </w:r>
        <w:r w:rsidR="009E607E">
          <w:t xml:space="preserve">a set </w:t>
        </w:r>
        <w:r w:rsidR="001D2BC2" w:rsidRPr="001952BA">
          <w:rPr>
            <w:highlight w:val="yellow"/>
            <w:rPrChange w:id="54" w:author="Mitchell, Andrew" w:date="2020-04-29T22:47:00Z">
              <w:rPr/>
            </w:rPrChange>
          </w:rPr>
          <w:t>??11</w:t>
        </w:r>
        <w:r w:rsidR="009E607E">
          <w:t xml:space="preserve"> models, one for each location. This model was then </w:t>
        </w:r>
        <w:r w:rsidR="00E40BD4">
          <w:t>applied to the testing dataset</w:t>
        </w:r>
      </w:ins>
      <w:ins w:id="55" w:author="Mitchell, Andrew" w:date="2020-04-29T22:42:00Z">
        <w:r w:rsidR="00E40BD4">
          <w:t xml:space="preserve"> for only the appropriate location</w:t>
        </w:r>
      </w:ins>
      <w:ins w:id="56" w:author="Mitchell, Andrew" w:date="2020-04-29T22:43:00Z">
        <w:r w:rsidR="00E852D1">
          <w:t>, and the results were combined and compared to assess the overall prediction accuracy</w:t>
        </w:r>
      </w:ins>
      <w:ins w:id="57" w:author="Mitchell, Andrew" w:date="2020-04-29T22:42:00Z">
        <w:r w:rsidR="00E40BD4">
          <w:t xml:space="preserve">. </w:t>
        </w:r>
      </w:ins>
    </w:p>
    <w:p w14:paraId="19B803E2" w14:textId="0EBC6604" w:rsidR="00E40BD4" w:rsidRDefault="00E40BD4" w:rsidP="00523AC1">
      <w:pPr>
        <w:pStyle w:val="JASABodyText"/>
        <w:rPr>
          <w:ins w:id="58" w:author="Mitchell, Andrew" w:date="2020-04-29T22:46:00Z"/>
        </w:rPr>
      </w:pPr>
      <w:ins w:id="59" w:author="Mitchell, Andrew" w:date="2020-04-29T22:42:00Z">
        <w:r>
          <w:t>In the second case, the training set was left intact, and a single model was trained covering all locations</w:t>
        </w:r>
        <w:r w:rsidR="00E852D1">
          <w:t>. This model was then applied to the testing set and assessed</w:t>
        </w:r>
      </w:ins>
      <w:ins w:id="60" w:author="Mitchell, Andrew" w:date="2020-04-29T22:43:00Z">
        <w:r w:rsidR="00E852D1">
          <w:t xml:space="preserve"> for prediction accuracy. </w:t>
        </w:r>
        <w:r w:rsidR="00582473">
          <w:t xml:space="preserve">The first method produced a prediction accuracy of </w:t>
        </w:r>
        <w:r w:rsidR="00582473" w:rsidRPr="001952BA">
          <w:rPr>
            <w:highlight w:val="yellow"/>
            <w:rPrChange w:id="61" w:author="Mitchell, Andrew" w:date="2020-04-29T22:47:00Z">
              <w:rPr/>
            </w:rPrChange>
          </w:rPr>
          <w:t>??50%</w:t>
        </w:r>
        <w:r w:rsidR="00582473">
          <w:t xml:space="preserve"> </w:t>
        </w:r>
      </w:ins>
      <w:ins w:id="62" w:author="Mitchell, Andrew" w:date="2020-04-29T22:44:00Z">
        <w:r w:rsidR="00110CF8">
          <w:t xml:space="preserve">while the second resulted in a prediction accuracy of </w:t>
        </w:r>
        <w:r w:rsidR="00110CF8" w:rsidRPr="001952BA">
          <w:rPr>
            <w:highlight w:val="yellow"/>
            <w:rPrChange w:id="63" w:author="Mitchell, Andrew" w:date="2020-04-29T22:47:00Z">
              <w:rPr/>
            </w:rPrChange>
          </w:rPr>
          <w:t>??50%</w:t>
        </w:r>
        <w:r w:rsidR="00110CF8">
          <w:t xml:space="preserve">. Given the </w:t>
        </w:r>
        <w:r w:rsidR="00E9543E" w:rsidRPr="001952BA">
          <w:rPr>
            <w:highlight w:val="yellow"/>
            <w:rPrChange w:id="64" w:author="Mitchell, Andrew" w:date="2020-04-29T22:47:00Z">
              <w:rPr/>
            </w:rPrChange>
          </w:rPr>
          <w:t>11</w:t>
        </w:r>
        <w:r w:rsidR="00E9543E">
          <w:t xml:space="preserve">-fold increase in </w:t>
        </w:r>
      </w:ins>
      <w:ins w:id="65" w:author="Mitchell, Andrew" w:date="2020-04-29T22:45:00Z">
        <w:r w:rsidR="00E9543E">
          <w:t xml:space="preserve">complexity, and the limited improvement in prediction accuracy, the first method of producing a model tailored to each location individually was </w:t>
        </w:r>
        <w:r w:rsidR="00E9543E">
          <w:lastRenderedPageBreak/>
          <w:t xml:space="preserve">abandoned, and for each </w:t>
        </w:r>
        <w:r w:rsidR="00EF507F">
          <w:t>output variable (i.e. for predicti</w:t>
        </w:r>
      </w:ins>
      <w:ins w:id="66" w:author="Mitchell, Andrew" w:date="2020-04-29T22:47:00Z">
        <w:r w:rsidR="00FE1233">
          <w:t>ng</w:t>
        </w:r>
      </w:ins>
      <w:ins w:id="67" w:author="Mitchell, Andrew" w:date="2020-04-29T22:46:00Z">
        <w:r w:rsidR="00EF507F">
          <w:t xml:space="preserve"> Natural</w:t>
        </w:r>
      </w:ins>
      <w:ins w:id="68" w:author="Mitchell, Andrew" w:date="2020-04-29T22:47:00Z">
        <w:r w:rsidR="00FE1233">
          <w:t>-</w:t>
        </w:r>
      </w:ins>
      <w:ins w:id="69" w:author="Mitchell, Andrew" w:date="2020-04-29T22:46:00Z">
        <w:r w:rsidR="00EF507F">
          <w:t xml:space="preserve">sound dominance and overall soundscape quality) only one model describing the full training data set was constructed. </w:t>
        </w:r>
      </w:ins>
    </w:p>
    <w:p w14:paraId="36BD1F2B" w14:textId="77777777" w:rsidR="001952BA" w:rsidRDefault="001952BA" w:rsidP="00523AC1">
      <w:pPr>
        <w:pStyle w:val="JASABodyText"/>
      </w:pPr>
    </w:p>
    <w:p w14:paraId="7D20BE45" w14:textId="24651113" w:rsidR="0084302B" w:rsidRPr="00D12828" w:rsidRDefault="00EC1D04" w:rsidP="00523AC1">
      <w:pPr>
        <w:pStyle w:val="JASABodyText"/>
      </w:pPr>
      <w:r>
        <w:t xml:space="preserve">A paragraph with the </w:t>
      </w:r>
      <w:r w:rsidR="0084302B">
        <w:t>Fig</w:t>
      </w:r>
      <w:r>
        <w:t>.</w:t>
      </w:r>
      <w:r w:rsidR="0084302B">
        <w:t xml:space="preserve"> 2</w:t>
      </w:r>
      <w:r>
        <w:t>.</w:t>
      </w:r>
      <w:r w:rsidR="0084302B">
        <w:t xml:space="preserve"> callout sentence.</w:t>
      </w:r>
    </w:p>
    <w:p w14:paraId="40842B8A" w14:textId="77777777" w:rsidR="00523AC1" w:rsidRPr="00D12828" w:rsidRDefault="00523AC1" w:rsidP="00523AC1">
      <w:pPr>
        <w:pStyle w:val="JASABodyText"/>
      </w:pPr>
      <w:commentRangeStart w:id="70"/>
      <w:r w:rsidRPr="00D12828">
        <w:rPr>
          <w:noProof/>
        </w:rPr>
        <w:drawing>
          <wp:inline distT="0" distB="0" distL="0" distR="0" wp14:anchorId="3FBE3DD6" wp14:editId="48E88357">
            <wp:extent cx="2621466" cy="1693049"/>
            <wp:effectExtent l="0" t="5715" r="1905"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work 23Apr20.pdf"/>
                    <pic:cNvPicPr/>
                  </pic:nvPicPr>
                  <pic:blipFill rotWithShape="1">
                    <a:blip r:embed="rId20" cstate="print">
                      <a:extLst>
                        <a:ext uri="{28A0092B-C50C-407E-A947-70E740481C1C}">
                          <a14:useLocalDpi xmlns:a14="http://schemas.microsoft.com/office/drawing/2010/main" val="0"/>
                        </a:ext>
                      </a:extLst>
                    </a:blip>
                    <a:srcRect t="34818" r="33728" b="34901"/>
                    <a:stretch/>
                  </pic:blipFill>
                  <pic:spPr bwMode="auto">
                    <a:xfrm rot="5400000">
                      <a:off x="0" y="0"/>
                      <a:ext cx="2633471" cy="1700802"/>
                    </a:xfrm>
                    <a:prstGeom prst="rect">
                      <a:avLst/>
                    </a:prstGeom>
                    <a:ln>
                      <a:noFill/>
                    </a:ln>
                    <a:extLst>
                      <a:ext uri="{53640926-AAD7-44D8-BBD7-CCE9431645EC}">
                        <a14:shadowObscured xmlns:a14="http://schemas.microsoft.com/office/drawing/2010/main"/>
                      </a:ext>
                    </a:extLst>
                  </pic:spPr>
                </pic:pic>
              </a:graphicData>
            </a:graphic>
          </wp:inline>
        </w:drawing>
      </w:r>
      <w:commentRangeEnd w:id="70"/>
      <w:r w:rsidR="00512AC7">
        <w:rPr>
          <w:rStyle w:val="CommentReference"/>
          <w:rFonts w:ascii="Times New Roman" w:hAnsi="Times New Roman"/>
        </w:rPr>
        <w:commentReference w:id="70"/>
      </w:r>
    </w:p>
    <w:p w14:paraId="478E98ED" w14:textId="7FCA9CF1" w:rsidR="00523AC1" w:rsidRPr="00D12828" w:rsidRDefault="00523AC1" w:rsidP="00523AC1">
      <w:pPr>
        <w:pStyle w:val="JASAFigureCaptionsandEndnotes"/>
      </w:pPr>
      <w:r w:rsidRPr="00D12828">
        <w:t xml:space="preserve">FIG. </w:t>
      </w:r>
      <w:r w:rsidR="0092288B">
        <w:t>2</w:t>
      </w:r>
      <w:r w:rsidRPr="00D12828">
        <w:t>. Graphical representation of the model</w:t>
      </w:r>
    </w:p>
    <w:p w14:paraId="77F2BC49" w14:textId="0813BAF4" w:rsidR="009E1B84" w:rsidRPr="00D12828" w:rsidRDefault="00523AC1" w:rsidP="009E1B84">
      <w:pPr>
        <w:pStyle w:val="JASAsubsectionfirstsubheading"/>
      </w:pPr>
      <w:r w:rsidRPr="00D12828">
        <w:t>Validation</w:t>
      </w:r>
      <w:r w:rsidR="002A6081" w:rsidRPr="00D12828">
        <w:t xml:space="preserve"> phase</w:t>
      </w:r>
    </w:p>
    <w:p w14:paraId="362E3EF8" w14:textId="64759316" w:rsidR="002A3A7C" w:rsidRDefault="005D469F" w:rsidP="002A3A7C">
      <w:pPr>
        <w:pStyle w:val="JASABodyText"/>
      </w:pPr>
      <w:r w:rsidRPr="00D12828">
        <w:rPr>
          <w:highlight w:val="yellow"/>
        </w:rPr>
        <w:t>Magdalena</w:t>
      </w:r>
      <w:r w:rsidRPr="00D12828">
        <w:t xml:space="preserve"> </w:t>
      </w:r>
      <w:r w:rsidRPr="008401EE">
        <w:rPr>
          <w:highlight w:val="yellow"/>
        </w:rPr>
        <w:t>would write</w:t>
      </w:r>
      <w:r w:rsidRPr="00D12828">
        <w:t xml:space="preserve"> a description of the listening tests with headphones – procedure – calibration tricks – stimuli selection and matrix (number of participants vs number of stimuli) – focus group – questionnaire in the appendix</w:t>
      </w:r>
      <w:r w:rsidR="0084302B">
        <w:t>.</w:t>
      </w:r>
    </w:p>
    <w:p w14:paraId="0D98A8DC" w14:textId="6FDFBDBA" w:rsidR="0084302B" w:rsidRPr="00D12828" w:rsidRDefault="00EC1D04" w:rsidP="002A3A7C">
      <w:pPr>
        <w:pStyle w:val="JASABodyText"/>
      </w:pPr>
      <w:r>
        <w:t xml:space="preserve">A paragraph with the </w:t>
      </w:r>
      <w:r w:rsidR="0084302B">
        <w:t>Fig</w:t>
      </w:r>
      <w:r w:rsidR="00661329">
        <w:t>.</w:t>
      </w:r>
      <w:r w:rsidR="0084302B">
        <w:t xml:space="preserve"> 3</w:t>
      </w:r>
      <w:r w:rsidR="00661329">
        <w:t>.</w:t>
      </w:r>
      <w:r w:rsidR="0084302B">
        <w:t xml:space="preserve"> callout sentence.</w:t>
      </w:r>
    </w:p>
    <w:p w14:paraId="3177AD63" w14:textId="77777777" w:rsidR="005D469F" w:rsidRPr="00D12828" w:rsidRDefault="005D469F" w:rsidP="005D469F">
      <w:pPr>
        <w:pStyle w:val="JASABodyText"/>
      </w:pPr>
      <w:commentRangeStart w:id="71"/>
      <w:r w:rsidRPr="00D12828">
        <w:rPr>
          <w:noProof/>
        </w:rPr>
        <w:lastRenderedPageBreak/>
        <w:drawing>
          <wp:inline distT="0" distB="0" distL="0" distR="0" wp14:anchorId="5043CDCA" wp14:editId="2E2E9C7B">
            <wp:extent cx="2619845" cy="1437640"/>
            <wp:effectExtent l="0" t="6032" r="3492" b="3493"/>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work 23Apr20.pdf"/>
                    <pic:cNvPicPr/>
                  </pic:nvPicPr>
                  <pic:blipFill rotWithShape="1">
                    <a:blip r:embed="rId20" cstate="print">
                      <a:extLst>
                        <a:ext uri="{28A0092B-C50C-407E-A947-70E740481C1C}">
                          <a14:useLocalDpi xmlns:a14="http://schemas.microsoft.com/office/drawing/2010/main" val="0"/>
                        </a:ext>
                      </a:extLst>
                    </a:blip>
                    <a:srcRect l="825" t="11720" r="32902" b="62551"/>
                    <a:stretch/>
                  </pic:blipFill>
                  <pic:spPr bwMode="auto">
                    <a:xfrm rot="5400000">
                      <a:off x="0" y="0"/>
                      <a:ext cx="2633471" cy="1445117"/>
                    </a:xfrm>
                    <a:prstGeom prst="rect">
                      <a:avLst/>
                    </a:prstGeom>
                    <a:ln>
                      <a:noFill/>
                    </a:ln>
                    <a:extLst>
                      <a:ext uri="{53640926-AAD7-44D8-BBD7-CCE9431645EC}">
                        <a14:shadowObscured xmlns:a14="http://schemas.microsoft.com/office/drawing/2010/main"/>
                      </a:ext>
                    </a:extLst>
                  </pic:spPr>
                </pic:pic>
              </a:graphicData>
            </a:graphic>
          </wp:inline>
        </w:drawing>
      </w:r>
      <w:commentRangeEnd w:id="71"/>
      <w:r w:rsidR="002C04C3">
        <w:rPr>
          <w:rStyle w:val="CommentReference"/>
          <w:rFonts w:ascii="Times New Roman" w:hAnsi="Times New Roman"/>
        </w:rPr>
        <w:commentReference w:id="71"/>
      </w:r>
    </w:p>
    <w:p w14:paraId="574369EF" w14:textId="37E36259" w:rsidR="005D469F" w:rsidRPr="00D12828" w:rsidRDefault="005D469F" w:rsidP="005D469F">
      <w:pPr>
        <w:pStyle w:val="JASAFigureCaptionsandEndnotes"/>
      </w:pPr>
      <w:r w:rsidRPr="00D12828">
        <w:t xml:space="preserve">FIG. </w:t>
      </w:r>
      <w:r w:rsidR="0092288B">
        <w:t>3</w:t>
      </w:r>
      <w:r w:rsidRPr="00D12828">
        <w:t>. Experiment flow diagram</w:t>
      </w:r>
    </w:p>
    <w:p w14:paraId="3A91AF12" w14:textId="745DDD6D" w:rsidR="00CD3730" w:rsidRDefault="00D75E57" w:rsidP="00CD3730">
      <w:pPr>
        <w:pStyle w:val="JASAPrincipleHeading"/>
      </w:pPr>
      <w:r>
        <w:t>RESULTS</w:t>
      </w:r>
    </w:p>
    <w:p w14:paraId="5004A492" w14:textId="6936F452" w:rsidR="00CD13D1" w:rsidRDefault="00CD13D1" w:rsidP="00CD13D1">
      <w:pPr>
        <w:pStyle w:val="JASAsubsectionfirstsubheading"/>
      </w:pPr>
      <w:r>
        <w:t>Acoustic environment before and during the lockdown</w:t>
      </w:r>
    </w:p>
    <w:p w14:paraId="2E7247CB" w14:textId="77777777" w:rsidR="006952F2" w:rsidRDefault="006952F2" w:rsidP="006952F2">
      <w:pPr>
        <w:pStyle w:val="JASABodyText"/>
      </w:pPr>
      <w:r>
        <w:t>Results showing acoustic data for binaural recordings as box plots per location (normal condition and lockdown condition), clearly illustrating the range of data available by the lockdown, i.e. lowest levels recorded.</w:t>
      </w:r>
    </w:p>
    <w:p w14:paraId="7138FF59" w14:textId="77777777" w:rsidR="006952F2" w:rsidRDefault="006952F2" w:rsidP="006952F2">
      <w:pPr>
        <w:pStyle w:val="JASABodyText"/>
      </w:pPr>
      <w:r>
        <w:t>A paragraph describing trends observed in median, extreme values and ranges across the locations.</w:t>
      </w:r>
    </w:p>
    <w:p w14:paraId="32A8F9E9" w14:textId="59374B07" w:rsidR="006952F2" w:rsidRDefault="006952F2" w:rsidP="006952F2">
      <w:pPr>
        <w:pStyle w:val="JASABodyText"/>
      </w:pPr>
      <w:r>
        <w:t xml:space="preserve">A paragraph on generalizing the data for whole of London/Venice or </w:t>
      </w:r>
      <w:proofErr w:type="spellStart"/>
      <w:r>
        <w:t>LocationID</w:t>
      </w:r>
      <w:proofErr w:type="spellEnd"/>
      <w:r>
        <w:t xml:space="preserve"> if the city would be too </w:t>
      </w:r>
      <w:r w:rsidR="00460F53">
        <w:t>far-fetched</w:t>
      </w:r>
      <w:r>
        <w:t xml:space="preserve"> (general drop in background, change in spectrum).</w:t>
      </w:r>
    </w:p>
    <w:p w14:paraId="39461E57" w14:textId="49A26F57" w:rsidR="00727994" w:rsidRDefault="00727994" w:rsidP="006952F2">
      <w:pPr>
        <w:pStyle w:val="JASABodyText"/>
      </w:pPr>
      <w:r>
        <w:t>A paragraph with the Fig. 4. callout sentence.</w:t>
      </w:r>
    </w:p>
    <w:p w14:paraId="7C47D111" w14:textId="4FBDA1AD" w:rsidR="006952F2" w:rsidRDefault="00C31FA3" w:rsidP="006952F2">
      <w:pPr>
        <w:pStyle w:val="JASAsubsectionfirstsubheading"/>
        <w:numPr>
          <w:ilvl w:val="0"/>
          <w:numId w:val="0"/>
        </w:numPr>
        <w:ind w:left="720"/>
      </w:pPr>
      <w:r w:rsidRPr="00AB23B3">
        <w:rPr>
          <w:rFonts w:eastAsia="Times New Roman" w:cs="Times New Roman"/>
          <w:noProof/>
          <w:lang w:eastAsia="en-GB"/>
        </w:rPr>
        <w:lastRenderedPageBreak/>
        <w:drawing>
          <wp:inline distT="0" distB="0" distL="0" distR="0" wp14:anchorId="39F60185" wp14:editId="0CDD2066">
            <wp:extent cx="2699657" cy="1866416"/>
            <wp:effectExtent l="0" t="0" r="5715" b="63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4650"/>
                    <a:stretch/>
                  </pic:blipFill>
                  <pic:spPr bwMode="auto">
                    <a:xfrm>
                      <a:off x="0" y="0"/>
                      <a:ext cx="2713434" cy="1875941"/>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72"/>
      <w:r w:rsidRPr="005227AD">
        <w:rPr>
          <w:rFonts w:eastAsia="Times New Roman" w:cs="Times New Roman"/>
          <w:noProof/>
          <w:lang w:eastAsia="en-GB"/>
        </w:rPr>
        <w:drawing>
          <wp:inline distT="0" distB="0" distL="0" distR="0" wp14:anchorId="544BD984" wp14:editId="55FF9826">
            <wp:extent cx="2590800" cy="1786667"/>
            <wp:effectExtent l="0" t="0" r="0" b="444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4436"/>
                    <a:stretch/>
                  </pic:blipFill>
                  <pic:spPr bwMode="auto">
                    <a:xfrm>
                      <a:off x="0" y="0"/>
                      <a:ext cx="2601810" cy="1794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72"/>
      <w:r w:rsidR="00133E5B">
        <w:rPr>
          <w:rStyle w:val="CommentReference"/>
          <w:rFonts w:ascii="Times New Roman" w:eastAsiaTheme="minorHAnsi" w:hAnsi="Times New Roman" w:cstheme="minorBidi"/>
          <w:b w:val="0"/>
          <w:bCs w:val="0"/>
          <w:color w:val="auto"/>
        </w:rPr>
        <w:commentReference w:id="72"/>
      </w:r>
    </w:p>
    <w:p w14:paraId="12EF084E" w14:textId="688F1849" w:rsidR="00F31D5E" w:rsidRPr="00D12828" w:rsidRDefault="00F31D5E" w:rsidP="00F31D5E">
      <w:pPr>
        <w:pStyle w:val="JASAFigureCaptionsandEndnotes"/>
      </w:pPr>
      <w:r w:rsidRPr="00D12828">
        <w:t xml:space="preserve">FIG. </w:t>
      </w:r>
      <w:r>
        <w:t>4</w:t>
      </w:r>
      <w:r w:rsidRPr="00D12828">
        <w:t xml:space="preserve">. </w:t>
      </w:r>
      <w:r w:rsidR="00727994">
        <w:t>Boxplots of the key acoustic features</w:t>
      </w:r>
    </w:p>
    <w:p w14:paraId="5C8D3B73" w14:textId="77777777" w:rsidR="00D93768" w:rsidRPr="00D93768" w:rsidRDefault="00D93768" w:rsidP="00D93768">
      <w:pPr>
        <w:pStyle w:val="JASAsubsectionfirstsubheading"/>
      </w:pPr>
      <w:r w:rsidRPr="00D93768">
        <w:t>Lockdown Soundscape Prediction Compared to the 2019 Condition</w:t>
      </w:r>
    </w:p>
    <w:p w14:paraId="1ECB0C9F" w14:textId="6C8E5777" w:rsidR="00B82D03" w:rsidRDefault="00B82D03" w:rsidP="00D51DED">
      <w:pPr>
        <w:pStyle w:val="JASABodyText"/>
      </w:pPr>
      <w:r w:rsidRPr="00426201">
        <w:rPr>
          <w:highlight w:val="yellow"/>
        </w:rPr>
        <w:t>Andrew</w:t>
      </w:r>
      <w:r>
        <w:t xml:space="preserve"> will provide graphs.</w:t>
      </w:r>
    </w:p>
    <w:p w14:paraId="2BBE6725" w14:textId="2C91377C" w:rsidR="00133E5B" w:rsidRDefault="00133E5B" w:rsidP="00D51DED">
      <w:pPr>
        <w:pStyle w:val="JASABodyText"/>
        <w:rPr>
          <w:b/>
        </w:rPr>
      </w:pPr>
      <w:r w:rsidRPr="00846435">
        <w:rPr>
          <w:b/>
          <w:bCs/>
          <w:noProof/>
          <w:sz w:val="22"/>
          <w:szCs w:val="22"/>
        </w:rPr>
        <w:drawing>
          <wp:inline distT="0" distB="0" distL="0" distR="0" wp14:anchorId="4846C578" wp14:editId="15F32C26">
            <wp:extent cx="2607018" cy="1861458"/>
            <wp:effectExtent l="0" t="0" r="0" b="571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3995" cy="1866440"/>
                    </a:xfrm>
                    <a:prstGeom prst="rect">
                      <a:avLst/>
                    </a:prstGeom>
                    <a:noFill/>
                    <a:ln>
                      <a:noFill/>
                    </a:ln>
                  </pic:spPr>
                </pic:pic>
              </a:graphicData>
            </a:graphic>
          </wp:inline>
        </w:drawing>
      </w:r>
      <w:commentRangeStart w:id="73"/>
      <w:r w:rsidRPr="00AB23B3">
        <w:rPr>
          <w:b/>
          <w:bCs/>
          <w:noProof/>
          <w:sz w:val="22"/>
          <w:szCs w:val="22"/>
        </w:rPr>
        <w:drawing>
          <wp:inline distT="0" distB="0" distL="0" distR="0" wp14:anchorId="1AE972F1" wp14:editId="7BA4F073">
            <wp:extent cx="2590800" cy="1849878"/>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5401" cy="1860304"/>
                    </a:xfrm>
                    <a:prstGeom prst="rect">
                      <a:avLst/>
                    </a:prstGeom>
                    <a:noFill/>
                    <a:ln>
                      <a:noFill/>
                    </a:ln>
                  </pic:spPr>
                </pic:pic>
              </a:graphicData>
            </a:graphic>
          </wp:inline>
        </w:drawing>
      </w:r>
      <w:commentRangeEnd w:id="73"/>
      <w:r>
        <w:rPr>
          <w:rStyle w:val="CommentReference"/>
          <w:rFonts w:ascii="Times New Roman" w:hAnsi="Times New Roman"/>
        </w:rPr>
        <w:commentReference w:id="73"/>
      </w:r>
    </w:p>
    <w:p w14:paraId="5A0A52BB" w14:textId="55316354" w:rsidR="00133E5B" w:rsidRPr="00133E5B" w:rsidRDefault="00133E5B" w:rsidP="00133E5B">
      <w:pPr>
        <w:pStyle w:val="JASAFigureCaptionsandEndnotes"/>
      </w:pPr>
      <w:r w:rsidRPr="00D12828">
        <w:t xml:space="preserve">FIG. </w:t>
      </w:r>
      <w:r>
        <w:t>5</w:t>
      </w:r>
      <w:r w:rsidRPr="00D12828">
        <w:t>.</w:t>
      </w:r>
      <w:r>
        <w:t xml:space="preserve"> Perceived dominance of natural sound sources (left) and Overall soundscape quality (right)</w:t>
      </w:r>
    </w:p>
    <w:p w14:paraId="6D8DA448" w14:textId="77777777" w:rsidR="00D51DED" w:rsidRPr="00376CC5" w:rsidRDefault="00D51DED" w:rsidP="00D51DED">
      <w:pPr>
        <w:pStyle w:val="JASAsubsectionfirstsubheading"/>
      </w:pPr>
      <w:r>
        <w:t>Validation _ Survey Results Compared to the Model</w:t>
      </w:r>
    </w:p>
    <w:p w14:paraId="4F393C94" w14:textId="77777777" w:rsidR="00043476" w:rsidRPr="00376CC5" w:rsidRDefault="00043476" w:rsidP="00043476">
      <w:pPr>
        <w:pStyle w:val="JASABodyText"/>
        <w:rPr>
          <w:lang w:val="en-GB" w:eastAsia="en-GB"/>
        </w:rPr>
      </w:pPr>
      <w:r w:rsidRPr="00426201">
        <w:rPr>
          <w:highlight w:val="yellow"/>
          <w:lang w:val="en-GB" w:eastAsia="en-GB"/>
        </w:rPr>
        <w:t>Magdalena</w:t>
      </w:r>
      <w:r>
        <w:rPr>
          <w:lang w:val="en-GB" w:eastAsia="en-GB"/>
        </w:rPr>
        <w:t xml:space="preserve"> will provide numbers, focused on immediate comparison with Andrew’s results.</w:t>
      </w:r>
    </w:p>
    <w:p w14:paraId="38F04629" w14:textId="77777777" w:rsidR="00F31D5E" w:rsidRPr="00D12828" w:rsidRDefault="00F31D5E" w:rsidP="00F31D5E">
      <w:pPr>
        <w:pStyle w:val="JASAsubsectionfirstsubheading"/>
        <w:numPr>
          <w:ilvl w:val="0"/>
          <w:numId w:val="0"/>
        </w:numPr>
        <w:ind w:left="720" w:hanging="360"/>
      </w:pPr>
    </w:p>
    <w:p w14:paraId="5A247881" w14:textId="061DF83F" w:rsidR="00871511" w:rsidRDefault="00891180" w:rsidP="00891180">
      <w:pPr>
        <w:pStyle w:val="JASAPrincipleHeading"/>
        <w:rPr>
          <w:rFonts w:eastAsiaTheme="minorEastAsia"/>
        </w:rPr>
      </w:pPr>
      <w:r>
        <w:rPr>
          <w:rFonts w:eastAsiaTheme="minorEastAsia"/>
        </w:rPr>
        <w:t>DISCUSSION</w:t>
      </w:r>
    </w:p>
    <w:p w14:paraId="137E773D" w14:textId="77777777" w:rsidR="00891180" w:rsidRDefault="00891180" w:rsidP="00891180">
      <w:pPr>
        <w:pStyle w:val="JASABodyText"/>
        <w:rPr>
          <w:lang w:val="en-GB" w:eastAsia="en-GB"/>
        </w:rPr>
      </w:pPr>
      <w:r>
        <w:rPr>
          <w:lang w:val="en-GB" w:eastAsia="en-GB"/>
        </w:rPr>
        <w:t>Key features identified while modelling, key for the further development of the ISO 12913 series and soundscape indices.</w:t>
      </w:r>
    </w:p>
    <w:p w14:paraId="75B128F6" w14:textId="77777777" w:rsidR="00891180" w:rsidRDefault="00891180" w:rsidP="00891180">
      <w:pPr>
        <w:pStyle w:val="JASABodyText"/>
        <w:rPr>
          <w:lang w:val="en-GB" w:eastAsia="en-GB"/>
        </w:rPr>
      </w:pPr>
      <w:r>
        <w:rPr>
          <w:lang w:val="en-GB" w:eastAsia="en-GB"/>
        </w:rPr>
        <w:lastRenderedPageBreak/>
        <w:t xml:space="preserve">Limitations of the study are few as we took care of everything, one paragraph about the limitations of the sampling method. </w:t>
      </w:r>
      <w:r w:rsidRPr="00CC7050">
        <w:rPr>
          <w:highlight w:val="yellow"/>
          <w:lang w:val="en-GB" w:eastAsia="en-GB"/>
        </w:rPr>
        <w:t>Andrew</w:t>
      </w:r>
      <w:r>
        <w:rPr>
          <w:lang w:val="en-GB" w:eastAsia="en-GB"/>
        </w:rPr>
        <w:t xml:space="preserve"> would write another paragraph on the limitations of the modelling approach used.</w:t>
      </w:r>
    </w:p>
    <w:p w14:paraId="287D6259" w14:textId="77777777" w:rsidR="00891180" w:rsidRDefault="00891180" w:rsidP="00891180">
      <w:pPr>
        <w:pStyle w:val="JASABodyText"/>
        <w:rPr>
          <w:lang w:val="en-GB" w:eastAsia="en-GB"/>
        </w:rPr>
      </w:pPr>
      <w:r>
        <w:rPr>
          <w:lang w:val="en-GB" w:eastAsia="en-GB"/>
        </w:rPr>
        <w:t>Application of the model – soundscape assessment of locations where there are not enough people to survey, eventually being capable of predicting soundscape based on objective metrics.</w:t>
      </w:r>
    </w:p>
    <w:p w14:paraId="46C92D14" w14:textId="49879963" w:rsidR="00891180" w:rsidRPr="00891180" w:rsidRDefault="00891180" w:rsidP="00891180">
      <w:pPr>
        <w:pStyle w:val="JASABodyText"/>
        <w:rPr>
          <w:b/>
          <w:bCs/>
          <w:lang w:val="en-GB"/>
        </w:rPr>
      </w:pPr>
      <w:r>
        <w:rPr>
          <w:lang w:val="en-GB" w:eastAsia="en-GB"/>
        </w:rPr>
        <w:t>Different effect of the lockdown per location type, no data on residential areas.</w:t>
      </w:r>
    </w:p>
    <w:p w14:paraId="442FDF21" w14:textId="77777777" w:rsidR="000948F7" w:rsidRPr="00D12828" w:rsidRDefault="000948F7" w:rsidP="000948F7">
      <w:pPr>
        <w:pStyle w:val="JASAPrincipleHeading"/>
      </w:pPr>
      <w:r w:rsidRPr="00D12828">
        <w:t>CONCLUSION</w:t>
      </w:r>
    </w:p>
    <w:p w14:paraId="7B8FCEE6" w14:textId="0F39038F" w:rsidR="000948F7" w:rsidRPr="00D12828" w:rsidRDefault="000948F7" w:rsidP="000948F7">
      <w:pPr>
        <w:pStyle w:val="JASABodyText"/>
      </w:pPr>
      <w:r w:rsidRPr="00D12828">
        <w:t>And in conclusio</w:t>
      </w:r>
      <w:r w:rsidR="00BA43A4">
        <w:t xml:space="preserve">n RQs </w:t>
      </w:r>
      <w:proofErr w:type="spellStart"/>
      <w:r w:rsidR="00BA43A4">
        <w:t>andwered</w:t>
      </w:r>
      <w:proofErr w:type="spellEnd"/>
      <w:r w:rsidR="00BA43A4">
        <w:t>.</w:t>
      </w:r>
    </w:p>
    <w:p w14:paraId="57014C8F" w14:textId="0999D5AA" w:rsidR="000948F7" w:rsidRPr="00D12828" w:rsidRDefault="000948F7" w:rsidP="007826BE">
      <w:pPr>
        <w:pStyle w:val="Headings-Acknowlegements"/>
      </w:pPr>
      <w:r w:rsidRPr="00D12828">
        <w:t>ACKNOWLE</w:t>
      </w:r>
      <w:r w:rsidR="00E95300">
        <w:t>D</w:t>
      </w:r>
      <w:r w:rsidRPr="00D12828">
        <w:t>GEMENTS</w:t>
      </w:r>
    </w:p>
    <w:p w14:paraId="70129C9E" w14:textId="77777777" w:rsidR="0083034A" w:rsidRPr="0083034A" w:rsidRDefault="0083034A" w:rsidP="0083034A">
      <w:pPr>
        <w:pStyle w:val="JASABodyText"/>
      </w:pPr>
      <w:r w:rsidRPr="0083034A">
        <w:t xml:space="preserve">This project has received funding from the European Research Council (ERC) under the European Union’s Horizon 2020 research and innovation </w:t>
      </w:r>
      <w:proofErr w:type="spellStart"/>
      <w:r w:rsidRPr="0083034A">
        <w:t>programme</w:t>
      </w:r>
      <w:proofErr w:type="spellEnd"/>
      <w:r w:rsidRPr="0083034A">
        <w:t xml:space="preserve"> (Grant Agreement No. 740696, project title: Soundscape Indices – SSID). More information and related publications can be found at the CORDIS webpage of the project: https://cordis.europa.eu/project/rcn/211802/factsheet/en.</w:t>
      </w:r>
    </w:p>
    <w:p w14:paraId="75B4D5F7" w14:textId="77777777" w:rsidR="0083034A" w:rsidRPr="0083034A" w:rsidRDefault="0083034A" w:rsidP="0083034A">
      <w:pPr>
        <w:pStyle w:val="JASABodyText"/>
      </w:pPr>
      <w:r w:rsidRPr="0083034A">
        <w:t xml:space="preserve">Authors would like to thank </w:t>
      </w:r>
      <w:proofErr w:type="spellStart"/>
      <w:r w:rsidRPr="0083034A">
        <w:t>Zhongzhe</w:t>
      </w:r>
      <w:proofErr w:type="spellEnd"/>
      <w:r w:rsidRPr="0083034A">
        <w:t xml:space="preserve"> Li for conducting binaural recordings at Euston Station and Torrington Square in autumn 2019.</w:t>
      </w:r>
    </w:p>
    <w:p w14:paraId="358166E2" w14:textId="77777777" w:rsidR="0083034A" w:rsidRPr="0083034A" w:rsidRDefault="0083034A" w:rsidP="0083034A">
      <w:pPr>
        <w:pStyle w:val="JASABodyText"/>
      </w:pPr>
      <w:r w:rsidRPr="0083034A">
        <w:t xml:space="preserve">Authors would like to thank </w:t>
      </w:r>
      <w:proofErr w:type="spellStart"/>
      <w:r w:rsidRPr="0083034A">
        <w:t>Meihui</w:t>
      </w:r>
      <w:proofErr w:type="spellEnd"/>
      <w:r w:rsidRPr="0083034A">
        <w:t>, Nicolas Assiotis, Veronica Rugeles Allan, Yu Wang and Hua Su for their help in conducting on-site surveys during the spring and the autumn of 2019.</w:t>
      </w:r>
    </w:p>
    <w:p w14:paraId="0B316B56" w14:textId="10B96EF7" w:rsidR="00A43030" w:rsidRPr="00D12828" w:rsidRDefault="0083034A" w:rsidP="00B954CD">
      <w:pPr>
        <w:pStyle w:val="JASABodyText"/>
      </w:pPr>
      <w:r w:rsidRPr="0083034A">
        <w:t xml:space="preserve">Study data were collected and managed using </w:t>
      </w:r>
      <w:proofErr w:type="spellStart"/>
      <w:r w:rsidRPr="0083034A">
        <w:t>REDCap</w:t>
      </w:r>
      <w:proofErr w:type="spellEnd"/>
      <w:r w:rsidRPr="0083034A">
        <w:t xml:space="preserve"> electronic data capture tools hosted at University College London (UCL).</w:t>
      </w:r>
    </w:p>
    <w:p w14:paraId="01EF6E61" w14:textId="7ABA8510" w:rsidR="00A43030" w:rsidRPr="00D12828" w:rsidRDefault="00A43030" w:rsidP="00A43030">
      <w:pPr>
        <w:pStyle w:val="Headings-Acknowlegements"/>
      </w:pPr>
      <w:r w:rsidRPr="00D12828">
        <w:t>REFERENCES</w:t>
      </w:r>
    </w:p>
    <w:p w14:paraId="378FA7AE" w14:textId="77777777" w:rsidR="00A76DA4" w:rsidRPr="00A76DA4" w:rsidRDefault="00A76DA4" w:rsidP="00A76DA4">
      <w:pPr>
        <w:pStyle w:val="JASAReferencesAlphabetical"/>
      </w:pPr>
      <w:r w:rsidRPr="00A76DA4">
        <w:fldChar w:fldCharType="begin"/>
      </w:r>
      <w:r w:rsidRPr="00A76DA4">
        <w:instrText xml:space="preserve"> ADDIN ZOTERO_BIBL {"uncited":[],"omitted":[],"custom":[]} CSL_BIBLIOGRAPHY </w:instrText>
      </w:r>
      <w:r w:rsidRPr="00A76DA4">
        <w:fldChar w:fldCharType="separate"/>
      </w:r>
      <w:r w:rsidRPr="00A76DA4">
        <w:t>Aletta, Francesco, and Jian Kang. 2018. ‘Towards an Urban Vibrancy Model: A Soundscape Approach’. International Journal of Environmental Research and Public Health 15 (8): 1712. https://doi.org/10.3390/ijerph15081712.</w:t>
      </w:r>
    </w:p>
    <w:p w14:paraId="1D20998D" w14:textId="77777777" w:rsidR="00A76DA4" w:rsidRPr="00A76DA4" w:rsidRDefault="00A76DA4" w:rsidP="00A76DA4">
      <w:pPr>
        <w:pStyle w:val="JASAReferencesAlphabetical"/>
      </w:pPr>
      <w:r w:rsidRPr="00A76DA4">
        <w:lastRenderedPageBreak/>
        <w:t>Aletta, Francesco, Jian Kang, and Östen Axelsson. 2016. ‘Soundscape Descriptors and a Conceptual Framework for Developing Predictive Soundscape Models’. Landscape and Urban Planning 149 (May): 65–74. https://doi.org/10.1016/j.landurbplan.2016.02.001.</w:t>
      </w:r>
    </w:p>
    <w:p w14:paraId="06AF79D0" w14:textId="77777777" w:rsidR="00A76DA4" w:rsidRPr="00A76DA4" w:rsidRDefault="00A76DA4" w:rsidP="00A76DA4">
      <w:pPr>
        <w:pStyle w:val="JASAReferencesAlphabetical"/>
      </w:pPr>
      <w:r w:rsidRPr="00A76DA4">
        <w:t>International Organisation for Standardization. 2018. ‘ISO/TS 12913-2:2018 Acoustics — Soundscape — Part 2: Data Collection and Reporting Requirements’. https://www.iso.org/standard/75267.html.</w:t>
      </w:r>
    </w:p>
    <w:p w14:paraId="14E0CDE6" w14:textId="77777777" w:rsidR="00A76DA4" w:rsidRPr="00A76DA4" w:rsidRDefault="00A76DA4" w:rsidP="00A76DA4">
      <w:pPr>
        <w:pStyle w:val="JASAReferencesAlphabetical"/>
      </w:pPr>
      <w:r w:rsidRPr="00A76DA4">
        <w:t>Kang, Jian, Francesco Aletta, Tin Oberman, Mercede Erfanian, Magdalena Kachlicka, Matteo Lionello, and Andrew Mitchell. 2019. ‘Towards Soundscape Indices’. In PROCEEDINGS of the 23rd International Congress on Acoustics, 2488–95. Aachen (DE): EAA, ICA, DEGA. http://pub.dega-akustik.de/ICA2019/data/articles/000560.pdf.</w:t>
      </w:r>
    </w:p>
    <w:p w14:paraId="0F479FEA" w14:textId="77777777" w:rsidR="00A76DA4" w:rsidRPr="00A76DA4" w:rsidRDefault="00A76DA4" w:rsidP="00A76DA4">
      <w:pPr>
        <w:pStyle w:val="JASAReferencesAlphabetical"/>
      </w:pPr>
      <w:r w:rsidRPr="00A76DA4">
        <w:t>Mitchell, Andrew, Tin Oberman, Francesco Aletta, Mercede Erfanian, Magdalena Kachlicka, Matteo Lionello, and Jian Kang. 2020. ‘The Soundscape Indices (SSID) Protocol: A Method for Urban Soundscape Surveys—Questionnaires with Acoustical and Contextual Information’. Applied Sciences 10 (7): 2397. https://doi.org/10.3390/app10072397.</w:t>
      </w:r>
    </w:p>
    <w:p w14:paraId="068FA121" w14:textId="2BACECB0" w:rsidR="00973C4E" w:rsidRPr="00D12828" w:rsidRDefault="00A76DA4" w:rsidP="00B954CD">
      <w:pPr>
        <w:pStyle w:val="JASAReferencesAlphabetical"/>
        <w:ind w:left="0" w:firstLine="0"/>
      </w:pPr>
      <w:r w:rsidRPr="00A76DA4">
        <w:fldChar w:fldCharType="end"/>
      </w:r>
    </w:p>
    <w:sectPr w:rsidR="00973C4E" w:rsidRPr="00D12828" w:rsidSect="00F74F9F">
      <w:footnotePr>
        <w:numRestart w:val="eachSect"/>
      </w:footnotePr>
      <w:pgSz w:w="12240" w:h="15840"/>
      <w:pgMar w:top="1440" w:right="1440" w:bottom="1440" w:left="1440" w:header="720" w:footer="720" w:gutter="0"/>
      <w:lnNumType w:countBy="1" w:restart="continuous"/>
      <w:pgNumType w:start="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Oberman, Tin" w:date="2020-04-29T14:53:00Z" w:initials="OT">
    <w:p w14:paraId="59ABF712" w14:textId="77777777" w:rsidR="00892F88" w:rsidRDefault="00892F88" w:rsidP="00EC00E5">
      <w:pPr>
        <w:pStyle w:val="CommentText"/>
      </w:pPr>
      <w:r>
        <w:rPr>
          <w:rStyle w:val="CommentReference"/>
        </w:rPr>
        <w:annotationRef/>
      </w:r>
      <w:r>
        <w:t>The informal title is just a placeholder. The final title would be in line with the current running title Modelling Lockdown Soundscape</w:t>
      </w:r>
    </w:p>
    <w:p w14:paraId="35324B33" w14:textId="77777777" w:rsidR="00892F88" w:rsidRDefault="00892F88" w:rsidP="00EC00E5">
      <w:pPr>
        <w:pStyle w:val="CommentText"/>
      </w:pPr>
    </w:p>
    <w:p w14:paraId="657BBF50" w14:textId="77777777" w:rsidR="00892F88" w:rsidRDefault="00892F88" w:rsidP="00EC00E5">
      <w:pPr>
        <w:pStyle w:val="CommentText"/>
      </w:pPr>
    </w:p>
    <w:p w14:paraId="57674D75" w14:textId="77777777" w:rsidR="00892F88" w:rsidRDefault="00892F88" w:rsidP="00EC00E5">
      <w:pPr>
        <w:pStyle w:val="CommentText"/>
      </w:pPr>
    </w:p>
  </w:comment>
  <w:comment w:id="1" w:author="Jian Kang" w:date="2020-04-29T17:15:00Z" w:initials="JK">
    <w:p w14:paraId="311362D6" w14:textId="77777777" w:rsidR="00892F88" w:rsidRDefault="00892F88" w:rsidP="00EC00E5">
      <w:pPr>
        <w:pStyle w:val="CommentText"/>
      </w:pPr>
      <w:r>
        <w:rPr>
          <w:rStyle w:val="CommentReference"/>
        </w:rPr>
        <w:annotationRef/>
      </w:r>
      <w:r>
        <w:t>Modelling Lockdown Soundscape is a good title for JASA – lets target on JASA.</w:t>
      </w:r>
    </w:p>
  </w:comment>
  <w:comment w:id="5" w:author="Mitchell, Andrew" w:date="2020-09-12T15:24:00Z" w:initials="MA">
    <w:p w14:paraId="54C39004" w14:textId="7450A196" w:rsidR="008350D6" w:rsidRDefault="008350D6">
      <w:pPr>
        <w:pStyle w:val="CommentText"/>
      </w:pPr>
      <w:r>
        <w:rPr>
          <w:rStyle w:val="CommentReference"/>
        </w:rPr>
        <w:annotationRef/>
      </w:r>
      <w:r>
        <w:t xml:space="preserve">We know that this is in development, but idk that we need to </w:t>
      </w:r>
      <w:r w:rsidR="00285BFF">
        <w:t xml:space="preserve">downplay the model. The model used still represents the state of the field in predictive soundscape modeling and I believe this is the first time a model has actually been applied to </w:t>
      </w:r>
      <w:r w:rsidR="008C7824">
        <w:t>answer a question which couldn’t otherwise be answered.</w:t>
      </w:r>
    </w:p>
  </w:comment>
  <w:comment w:id="19" w:author="Oberman, Tin" w:date="2020-04-29T15:34:00Z" w:initials="OT">
    <w:p w14:paraId="6BD4B972" w14:textId="77777777" w:rsidR="00892F88" w:rsidRDefault="00892F88" w:rsidP="00EF5604">
      <w:pPr>
        <w:pStyle w:val="CommentText"/>
      </w:pPr>
      <w:r>
        <w:rPr>
          <w:rStyle w:val="CommentReference"/>
        </w:rPr>
        <w:annotationRef/>
      </w:r>
      <w:r>
        <w:t>To be confirmed by Andrew</w:t>
      </w:r>
    </w:p>
  </w:comment>
  <w:comment w:id="20" w:author="Oberman, Tin" w:date="2020-04-29T15:35:00Z" w:initials="OT">
    <w:p w14:paraId="5ADB2DD8" w14:textId="77777777" w:rsidR="00892F88" w:rsidRDefault="00892F88" w:rsidP="00EF5604">
      <w:pPr>
        <w:pStyle w:val="CommentText"/>
      </w:pPr>
      <w:r>
        <w:rPr>
          <w:rStyle w:val="CommentReference"/>
        </w:rPr>
        <w:annotationRef/>
      </w:r>
      <w:r>
        <w:t>Awaiting Magdalena’s results</w:t>
      </w:r>
    </w:p>
  </w:comment>
  <w:comment w:id="21" w:author="Oberman, Tin" w:date="2020-04-29T15:35:00Z" w:initials="OT">
    <w:p w14:paraId="257A92CF" w14:textId="77777777" w:rsidR="00892F88" w:rsidRDefault="00892F88" w:rsidP="00EF5604">
      <w:pPr>
        <w:pStyle w:val="CommentText"/>
      </w:pPr>
      <w:r>
        <w:rPr>
          <w:rStyle w:val="CommentReference"/>
        </w:rPr>
        <w:annotationRef/>
      </w:r>
      <w:r>
        <w:t>Awaiting my analyses</w:t>
      </w:r>
    </w:p>
  </w:comment>
  <w:comment w:id="22" w:author="Oberman, Tin" w:date="2020-04-29T15:36:00Z" w:initials="OT">
    <w:p w14:paraId="6A5ED2C8" w14:textId="77777777" w:rsidR="00892F88" w:rsidRDefault="00892F88" w:rsidP="00EF5604">
      <w:pPr>
        <w:pStyle w:val="CommentText"/>
      </w:pPr>
      <w:r>
        <w:rPr>
          <w:rStyle w:val="CommentReference"/>
        </w:rPr>
        <w:annotationRef/>
      </w:r>
      <w:r>
        <w:t>To be confirmed by Andrew</w:t>
      </w:r>
    </w:p>
  </w:comment>
  <w:comment w:id="2" w:author="Oberman, Tin" w:date="2020-04-29T21:17:00Z" w:initials="OT">
    <w:p w14:paraId="6DA6151B" w14:textId="36E83361" w:rsidR="00892F88" w:rsidRDefault="00892F88">
      <w:pPr>
        <w:pStyle w:val="CommentText"/>
      </w:pPr>
      <w:r>
        <w:rPr>
          <w:rStyle w:val="CommentReference"/>
        </w:rPr>
        <w:annotationRef/>
      </w:r>
      <w:r>
        <w:t>To be shortened.</w:t>
      </w:r>
    </w:p>
  </w:comment>
  <w:comment w:id="23" w:author="Oberman, Tin" w:date="2020-04-29T20:53:00Z" w:initials="OT">
    <w:p w14:paraId="3FBC526B" w14:textId="68A819F7" w:rsidR="00892F88" w:rsidRDefault="00892F88">
      <w:pPr>
        <w:pStyle w:val="CommentText"/>
      </w:pPr>
      <w:r>
        <w:rPr>
          <w:rStyle w:val="CommentReference"/>
        </w:rPr>
        <w:annotationRef/>
      </w:r>
      <w:r>
        <w:t>This figure is just a placeholder</w:t>
      </w:r>
    </w:p>
  </w:comment>
  <w:comment w:id="70" w:author="Oberman, Tin" w:date="2020-04-29T20:54:00Z" w:initials="OT">
    <w:p w14:paraId="7C1B312C" w14:textId="06C6B5BF" w:rsidR="00892F88" w:rsidRDefault="00892F88">
      <w:pPr>
        <w:pStyle w:val="CommentText"/>
      </w:pPr>
      <w:r>
        <w:rPr>
          <w:rStyle w:val="CommentReference"/>
        </w:rPr>
        <w:annotationRef/>
      </w:r>
      <w:r>
        <w:t>This figure is just a placeholder</w:t>
      </w:r>
    </w:p>
  </w:comment>
  <w:comment w:id="71" w:author="Oberman, Tin" w:date="2020-04-29T20:54:00Z" w:initials="OT">
    <w:p w14:paraId="2F400FB7" w14:textId="293DBEDC" w:rsidR="00892F88" w:rsidRDefault="00892F88">
      <w:pPr>
        <w:pStyle w:val="CommentText"/>
      </w:pPr>
      <w:r>
        <w:rPr>
          <w:rStyle w:val="CommentReference"/>
        </w:rPr>
        <w:annotationRef/>
      </w:r>
      <w:r>
        <w:t>This figure is just a placeholder</w:t>
      </w:r>
    </w:p>
  </w:comment>
  <w:comment w:id="72" w:author="Oberman, Tin" w:date="2020-04-29T21:02:00Z" w:initials="OT">
    <w:p w14:paraId="2F2EA695" w14:textId="08B27340" w:rsidR="00892F88" w:rsidRDefault="00892F88">
      <w:pPr>
        <w:pStyle w:val="CommentText"/>
      </w:pPr>
      <w:r>
        <w:rPr>
          <w:rStyle w:val="CommentReference"/>
        </w:rPr>
        <w:annotationRef/>
      </w:r>
      <w:r>
        <w:rPr>
          <w:rStyle w:val="CommentReference"/>
        </w:rPr>
        <w:annotationRef/>
      </w:r>
      <w:r>
        <w:t>This figure is just a placeholder</w:t>
      </w:r>
    </w:p>
  </w:comment>
  <w:comment w:id="73" w:author="Oberman, Tin" w:date="2020-04-29T21:04:00Z" w:initials="OT">
    <w:p w14:paraId="5CAA84D4" w14:textId="4BC88CE8" w:rsidR="00892F88" w:rsidRDefault="00892F88">
      <w:pPr>
        <w:pStyle w:val="CommentText"/>
      </w:pPr>
      <w:r>
        <w:rPr>
          <w:rStyle w:val="CommentReference"/>
        </w:rPr>
        <w:annotationRef/>
      </w:r>
      <w:r>
        <w:t>This figure is just a 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674D75" w15:done="0"/>
  <w15:commentEx w15:paraId="311362D6" w15:done="0"/>
  <w15:commentEx w15:paraId="54C39004" w15:done="0"/>
  <w15:commentEx w15:paraId="6BD4B972" w15:done="0"/>
  <w15:commentEx w15:paraId="5ADB2DD8" w15:done="0"/>
  <w15:commentEx w15:paraId="257A92CF" w15:done="0"/>
  <w15:commentEx w15:paraId="6A5ED2C8" w15:done="0"/>
  <w15:commentEx w15:paraId="6DA6151B" w15:done="0"/>
  <w15:commentEx w15:paraId="3FBC526B" w15:done="0"/>
  <w15:commentEx w15:paraId="7C1B312C" w15:done="0"/>
  <w15:commentEx w15:paraId="2F400FB7" w15:done="0"/>
  <w15:commentEx w15:paraId="2F2EA695" w15:done="0"/>
  <w15:commentEx w15:paraId="5CAA84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674D75" w16cid:durableId="22541383"/>
  <w16cid:commentId w16cid:paraId="311362D6" w16cid:durableId="225434A7"/>
  <w16cid:commentId w16cid:paraId="54C39004" w16cid:durableId="230766A9"/>
  <w16cid:commentId w16cid:paraId="6BD4B972" w16cid:durableId="22541CFB"/>
  <w16cid:commentId w16cid:paraId="5ADB2DD8" w16cid:durableId="22541D25"/>
  <w16cid:commentId w16cid:paraId="257A92CF" w16cid:durableId="22541D37"/>
  <w16cid:commentId w16cid:paraId="6A5ED2C8" w16cid:durableId="22541D90"/>
  <w16cid:commentId w16cid:paraId="6DA6151B" w16cid:durableId="22546D80"/>
  <w16cid:commentId w16cid:paraId="3FBC526B" w16cid:durableId="225467D3"/>
  <w16cid:commentId w16cid:paraId="7C1B312C" w16cid:durableId="225467ED"/>
  <w16cid:commentId w16cid:paraId="2F400FB7" w16cid:durableId="225467F6"/>
  <w16cid:commentId w16cid:paraId="2F2EA695" w16cid:durableId="225469F7"/>
  <w16cid:commentId w16cid:paraId="5CAA84D4" w16cid:durableId="22546A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22DE7" w14:textId="77777777" w:rsidR="00F11AC7" w:rsidRDefault="00F11AC7" w:rsidP="003730CF">
      <w:r>
        <w:separator/>
      </w:r>
    </w:p>
  </w:endnote>
  <w:endnote w:type="continuationSeparator" w:id="0">
    <w:p w14:paraId="1C030327" w14:textId="77777777" w:rsidR="00F11AC7" w:rsidRDefault="00F11AC7" w:rsidP="00373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176390"/>
      <w:docPartObj>
        <w:docPartGallery w:val="Page Numbers (Bottom of Page)"/>
        <w:docPartUnique/>
      </w:docPartObj>
    </w:sdtPr>
    <w:sdtEndPr>
      <w:rPr>
        <w:rStyle w:val="PageNumber"/>
      </w:rPr>
    </w:sdtEndPr>
    <w:sdtContent>
      <w:p w14:paraId="5199EE6A" w14:textId="77777777" w:rsidR="00892F88" w:rsidRDefault="00892F88" w:rsidP="009B52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5C3CB1" w14:textId="77777777" w:rsidR="00892F88" w:rsidRDefault="00892F88" w:rsidP="003730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2521122"/>
      <w:docPartObj>
        <w:docPartGallery w:val="Page Numbers (Bottom of Page)"/>
        <w:docPartUnique/>
      </w:docPartObj>
    </w:sdtPr>
    <w:sdtEndPr>
      <w:rPr>
        <w:rStyle w:val="PageNumber"/>
      </w:rPr>
    </w:sdtEndPr>
    <w:sdtContent>
      <w:p w14:paraId="0FBFDEAB" w14:textId="77777777" w:rsidR="00892F88" w:rsidRDefault="00892F88" w:rsidP="009B52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CDFB52" w14:textId="77777777" w:rsidR="00892F88" w:rsidRDefault="00892F88" w:rsidP="003730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61F66" w14:textId="77777777" w:rsidR="00F11AC7" w:rsidRDefault="00F11AC7" w:rsidP="003730CF">
      <w:r>
        <w:separator/>
      </w:r>
    </w:p>
  </w:footnote>
  <w:footnote w:type="continuationSeparator" w:id="0">
    <w:p w14:paraId="68341D51" w14:textId="77777777" w:rsidR="00F11AC7" w:rsidRDefault="00F11AC7" w:rsidP="003730CF">
      <w:r>
        <w:continuationSeparator/>
      </w:r>
    </w:p>
  </w:footnote>
  <w:footnote w:id="1">
    <w:p w14:paraId="3A99D4B0" w14:textId="7044BA57" w:rsidR="00892F88" w:rsidRPr="003730CF" w:rsidRDefault="00892F88" w:rsidP="00EC00E5">
      <w:pPr>
        <w:pStyle w:val="FootnoteText"/>
      </w:pPr>
      <w:r w:rsidRPr="003730CF">
        <w:rPr>
          <w:rStyle w:val="FootnoteReference"/>
        </w:rPr>
        <w:t>a</w:t>
      </w:r>
      <w:r w:rsidRPr="003730CF">
        <w:t xml:space="preserve"> </w:t>
      </w:r>
      <w:hyperlink r:id="rId1" w:history="1">
        <w:r w:rsidRPr="00A94AAD">
          <w:rPr>
            <w:rStyle w:val="Hyperlink"/>
          </w:rPr>
          <w:t>j.kang@ucl.ac.uk</w:t>
        </w:r>
      </w:hyperlink>
      <w:r w:rsidRPr="003730CF">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51220"/>
    <w:multiLevelType w:val="hybridMultilevel"/>
    <w:tmpl w:val="2D28AC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F38E0"/>
    <w:multiLevelType w:val="hybridMultilevel"/>
    <w:tmpl w:val="5F26CBE6"/>
    <w:lvl w:ilvl="0" w:tplc="47D64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6439D"/>
    <w:multiLevelType w:val="hybridMultilevel"/>
    <w:tmpl w:val="EBB63ECA"/>
    <w:lvl w:ilvl="0" w:tplc="1EA87ABC">
      <w:start w:val="1"/>
      <w:numFmt w:val="upperLetter"/>
      <w:pStyle w:val="JASAsubsectionfirstsub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4744F9"/>
    <w:multiLevelType w:val="hybridMultilevel"/>
    <w:tmpl w:val="758876CC"/>
    <w:lvl w:ilvl="0" w:tplc="D438EE40">
      <w:start w:val="1"/>
      <w:numFmt w:val="decimal"/>
      <w:pStyle w:val="JASAsubsubsectionsecondsub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D13F0B"/>
    <w:multiLevelType w:val="hybridMultilevel"/>
    <w:tmpl w:val="7486A56E"/>
    <w:lvl w:ilvl="0" w:tplc="11B0E2A4">
      <w:start w:val="1"/>
      <w:numFmt w:val="lowerLetter"/>
      <w:pStyle w:val="JASAparagraph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604923"/>
    <w:multiLevelType w:val="hybridMultilevel"/>
    <w:tmpl w:val="F4FE6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1C76E7"/>
    <w:multiLevelType w:val="hybridMultilevel"/>
    <w:tmpl w:val="727437A2"/>
    <w:lvl w:ilvl="0" w:tplc="BAB43730">
      <w:start w:val="1"/>
      <w:numFmt w:val="upperRoman"/>
      <w:pStyle w:val="JASAPrincipleHead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0"/>
  </w:num>
  <w:num w:numId="5">
    <w:abstractNumId w:val="4"/>
  </w:num>
  <w:num w:numId="6">
    <w:abstractNumId w:val="6"/>
    <w:lvlOverride w:ilvl="0">
      <w:startOverride w:val="1"/>
    </w:lvlOverride>
  </w:num>
  <w:num w:numId="7">
    <w:abstractNumId w:val="6"/>
    <w:lvlOverride w:ilvl="0">
      <w:startOverride w:val="1"/>
    </w:lvlOverride>
  </w:num>
  <w:num w:numId="8">
    <w:abstractNumId w:val="2"/>
    <w:lvlOverride w:ilvl="0">
      <w:startOverride w:val="1"/>
    </w:lvlOverride>
  </w:num>
  <w:num w:numId="9">
    <w:abstractNumId w:val="5"/>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berman, Tin">
    <w15:presenceInfo w15:providerId="AD" w15:userId="S::ucbqtob@ucl.ac.uk::d18b81bc-76d2-42a7-9cbb-ddefaf54dc88"/>
  </w15:person>
  <w15:person w15:author="Jian Kang">
    <w15:presenceInfo w15:providerId="Windows Live" w15:userId="b0d6ab7b7b324832"/>
  </w15:person>
  <w15:person w15:author="Mitchell, Andrew">
    <w15:presenceInfo w15:providerId="None" w15:userId="Mitchell, 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0E5"/>
    <w:rsid w:val="00005645"/>
    <w:rsid w:val="00013216"/>
    <w:rsid w:val="00015835"/>
    <w:rsid w:val="00024C5C"/>
    <w:rsid w:val="00043476"/>
    <w:rsid w:val="0006343C"/>
    <w:rsid w:val="000948F7"/>
    <w:rsid w:val="00096CDF"/>
    <w:rsid w:val="000A1A43"/>
    <w:rsid w:val="000A4AC9"/>
    <w:rsid w:val="000A6D0C"/>
    <w:rsid w:val="000B13DD"/>
    <w:rsid w:val="000C0225"/>
    <w:rsid w:val="000C2094"/>
    <w:rsid w:val="000E2CCF"/>
    <w:rsid w:val="000E7F5D"/>
    <w:rsid w:val="000F1841"/>
    <w:rsid w:val="001052DD"/>
    <w:rsid w:val="00107891"/>
    <w:rsid w:val="00110CF8"/>
    <w:rsid w:val="00133E5B"/>
    <w:rsid w:val="001952BA"/>
    <w:rsid w:val="001B1C49"/>
    <w:rsid w:val="001D08E3"/>
    <w:rsid w:val="001D2BC2"/>
    <w:rsid w:val="001F2E73"/>
    <w:rsid w:val="00224E04"/>
    <w:rsid w:val="00227A9F"/>
    <w:rsid w:val="00251BEE"/>
    <w:rsid w:val="00262116"/>
    <w:rsid w:val="00281BF0"/>
    <w:rsid w:val="00285BFF"/>
    <w:rsid w:val="002A1291"/>
    <w:rsid w:val="002A3A7C"/>
    <w:rsid w:val="002A6081"/>
    <w:rsid w:val="002C04C3"/>
    <w:rsid w:val="002C63A2"/>
    <w:rsid w:val="002D26E2"/>
    <w:rsid w:val="00361DCD"/>
    <w:rsid w:val="003730CF"/>
    <w:rsid w:val="00375B3B"/>
    <w:rsid w:val="0039138F"/>
    <w:rsid w:val="003B6CFF"/>
    <w:rsid w:val="003D505F"/>
    <w:rsid w:val="00435344"/>
    <w:rsid w:val="00457C7D"/>
    <w:rsid w:val="00460F53"/>
    <w:rsid w:val="00481A45"/>
    <w:rsid w:val="00490D31"/>
    <w:rsid w:val="0049208A"/>
    <w:rsid w:val="004A358C"/>
    <w:rsid w:val="004B3D2E"/>
    <w:rsid w:val="004D3A02"/>
    <w:rsid w:val="00512AC7"/>
    <w:rsid w:val="00523AC1"/>
    <w:rsid w:val="005546F5"/>
    <w:rsid w:val="00582473"/>
    <w:rsid w:val="00594A0B"/>
    <w:rsid w:val="005B28A0"/>
    <w:rsid w:val="005B6EFF"/>
    <w:rsid w:val="005D469F"/>
    <w:rsid w:val="005D485F"/>
    <w:rsid w:val="005D6ED8"/>
    <w:rsid w:val="005F0687"/>
    <w:rsid w:val="00613427"/>
    <w:rsid w:val="006211BE"/>
    <w:rsid w:val="00656AC4"/>
    <w:rsid w:val="00661329"/>
    <w:rsid w:val="006952F2"/>
    <w:rsid w:val="006A2B5F"/>
    <w:rsid w:val="006C3909"/>
    <w:rsid w:val="007043EA"/>
    <w:rsid w:val="007119C9"/>
    <w:rsid w:val="00727274"/>
    <w:rsid w:val="00727994"/>
    <w:rsid w:val="0074297D"/>
    <w:rsid w:val="007559D0"/>
    <w:rsid w:val="0075625A"/>
    <w:rsid w:val="007826BE"/>
    <w:rsid w:val="00783F41"/>
    <w:rsid w:val="00790728"/>
    <w:rsid w:val="007B0EF1"/>
    <w:rsid w:val="007C2148"/>
    <w:rsid w:val="007E5B83"/>
    <w:rsid w:val="007F7C62"/>
    <w:rsid w:val="00807EE2"/>
    <w:rsid w:val="00825F62"/>
    <w:rsid w:val="0083034A"/>
    <w:rsid w:val="00831392"/>
    <w:rsid w:val="008350D6"/>
    <w:rsid w:val="008401EE"/>
    <w:rsid w:val="0084302B"/>
    <w:rsid w:val="00871511"/>
    <w:rsid w:val="008721FE"/>
    <w:rsid w:val="00875F55"/>
    <w:rsid w:val="00891180"/>
    <w:rsid w:val="00892F88"/>
    <w:rsid w:val="008C28B7"/>
    <w:rsid w:val="008C7824"/>
    <w:rsid w:val="008F341A"/>
    <w:rsid w:val="0092288B"/>
    <w:rsid w:val="00933924"/>
    <w:rsid w:val="0096098F"/>
    <w:rsid w:val="00973C4E"/>
    <w:rsid w:val="0098310B"/>
    <w:rsid w:val="009A115B"/>
    <w:rsid w:val="009B521A"/>
    <w:rsid w:val="009C3965"/>
    <w:rsid w:val="009D6FB7"/>
    <w:rsid w:val="009E1B84"/>
    <w:rsid w:val="009E607E"/>
    <w:rsid w:val="00A06385"/>
    <w:rsid w:val="00A12DF3"/>
    <w:rsid w:val="00A43030"/>
    <w:rsid w:val="00A43D54"/>
    <w:rsid w:val="00A5129D"/>
    <w:rsid w:val="00A637D7"/>
    <w:rsid w:val="00A76DA4"/>
    <w:rsid w:val="00A848FA"/>
    <w:rsid w:val="00AD41B1"/>
    <w:rsid w:val="00AD543D"/>
    <w:rsid w:val="00AE408C"/>
    <w:rsid w:val="00B128E9"/>
    <w:rsid w:val="00B22F2E"/>
    <w:rsid w:val="00B64D6D"/>
    <w:rsid w:val="00B82D03"/>
    <w:rsid w:val="00B92D66"/>
    <w:rsid w:val="00B954CD"/>
    <w:rsid w:val="00BA43A4"/>
    <w:rsid w:val="00BA6A79"/>
    <w:rsid w:val="00BC2384"/>
    <w:rsid w:val="00BD1368"/>
    <w:rsid w:val="00BD7B76"/>
    <w:rsid w:val="00BE1CCA"/>
    <w:rsid w:val="00C1796E"/>
    <w:rsid w:val="00C31FA3"/>
    <w:rsid w:val="00C72FF3"/>
    <w:rsid w:val="00C874DE"/>
    <w:rsid w:val="00CA0AC9"/>
    <w:rsid w:val="00CB1545"/>
    <w:rsid w:val="00CB57FA"/>
    <w:rsid w:val="00CC5DD6"/>
    <w:rsid w:val="00CD13D1"/>
    <w:rsid w:val="00CD3730"/>
    <w:rsid w:val="00CD6CA2"/>
    <w:rsid w:val="00CF4478"/>
    <w:rsid w:val="00D0285B"/>
    <w:rsid w:val="00D12828"/>
    <w:rsid w:val="00D51AC9"/>
    <w:rsid w:val="00D51DED"/>
    <w:rsid w:val="00D53967"/>
    <w:rsid w:val="00D554F1"/>
    <w:rsid w:val="00D71416"/>
    <w:rsid w:val="00D75E57"/>
    <w:rsid w:val="00D93768"/>
    <w:rsid w:val="00DA0186"/>
    <w:rsid w:val="00DD0AD9"/>
    <w:rsid w:val="00DE0358"/>
    <w:rsid w:val="00E24990"/>
    <w:rsid w:val="00E40BD4"/>
    <w:rsid w:val="00E84E0D"/>
    <w:rsid w:val="00E852D1"/>
    <w:rsid w:val="00E92F2C"/>
    <w:rsid w:val="00E95300"/>
    <w:rsid w:val="00E9543E"/>
    <w:rsid w:val="00EB3F47"/>
    <w:rsid w:val="00EC00E5"/>
    <w:rsid w:val="00EC1D04"/>
    <w:rsid w:val="00EC3B23"/>
    <w:rsid w:val="00EE3222"/>
    <w:rsid w:val="00EF507F"/>
    <w:rsid w:val="00EF5604"/>
    <w:rsid w:val="00F07FE2"/>
    <w:rsid w:val="00F11AC7"/>
    <w:rsid w:val="00F14116"/>
    <w:rsid w:val="00F14AFC"/>
    <w:rsid w:val="00F31D5E"/>
    <w:rsid w:val="00F47DF7"/>
    <w:rsid w:val="00F54497"/>
    <w:rsid w:val="00F574F8"/>
    <w:rsid w:val="00F652C7"/>
    <w:rsid w:val="00F74F9F"/>
    <w:rsid w:val="00F81328"/>
    <w:rsid w:val="00FC06F3"/>
    <w:rsid w:val="00FE0340"/>
    <w:rsid w:val="00FE1233"/>
    <w:rsid w:val="00FF2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47730"/>
  <w15:chartTrackingRefBased/>
  <w15:docId w15:val="{3FB9E399-84A2-6A45-AA68-3B84D0E32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4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34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2F2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B6EFF"/>
    <w:rPr>
      <w:rFonts w:ascii="Garamond" w:hAnsi="Garamond"/>
      <w:sz w:val="20"/>
      <w:szCs w:val="20"/>
    </w:rPr>
  </w:style>
  <w:style w:type="character" w:customStyle="1" w:styleId="FootnoteTextChar">
    <w:name w:val="Footnote Text Char"/>
    <w:basedOn w:val="DefaultParagraphFont"/>
    <w:link w:val="FootnoteText"/>
    <w:uiPriority w:val="99"/>
    <w:semiHidden/>
    <w:rsid w:val="005B6EFF"/>
    <w:rPr>
      <w:rFonts w:ascii="Garamond" w:hAnsi="Garamond"/>
      <w:sz w:val="20"/>
      <w:szCs w:val="20"/>
    </w:rPr>
  </w:style>
  <w:style w:type="character" w:styleId="FootnoteReference">
    <w:name w:val="footnote reference"/>
    <w:basedOn w:val="DefaultParagraphFont"/>
    <w:uiPriority w:val="99"/>
    <w:semiHidden/>
    <w:unhideWhenUsed/>
    <w:rsid w:val="005B6EFF"/>
    <w:rPr>
      <w:rFonts w:ascii="Garamond" w:hAnsi="Garamond"/>
      <w:vertAlign w:val="superscript"/>
    </w:rPr>
  </w:style>
  <w:style w:type="character" w:styleId="Hyperlink">
    <w:name w:val="Hyperlink"/>
    <w:basedOn w:val="DefaultParagraphFont"/>
    <w:uiPriority w:val="99"/>
    <w:unhideWhenUsed/>
    <w:rsid w:val="003730CF"/>
    <w:rPr>
      <w:color w:val="0563C1" w:themeColor="hyperlink"/>
      <w:u w:val="single"/>
    </w:rPr>
  </w:style>
  <w:style w:type="character" w:styleId="UnresolvedMention">
    <w:name w:val="Unresolved Mention"/>
    <w:basedOn w:val="DefaultParagraphFont"/>
    <w:uiPriority w:val="99"/>
    <w:semiHidden/>
    <w:unhideWhenUsed/>
    <w:rsid w:val="003730CF"/>
    <w:rPr>
      <w:color w:val="605E5C"/>
      <w:shd w:val="clear" w:color="auto" w:fill="E1DFDD"/>
    </w:rPr>
  </w:style>
  <w:style w:type="paragraph" w:styleId="Footer">
    <w:name w:val="footer"/>
    <w:basedOn w:val="Normal"/>
    <w:link w:val="FooterChar"/>
    <w:uiPriority w:val="99"/>
    <w:unhideWhenUsed/>
    <w:rsid w:val="003730CF"/>
    <w:pPr>
      <w:tabs>
        <w:tab w:val="center" w:pos="4680"/>
        <w:tab w:val="right" w:pos="9360"/>
      </w:tabs>
    </w:pPr>
  </w:style>
  <w:style w:type="character" w:customStyle="1" w:styleId="FooterChar">
    <w:name w:val="Footer Char"/>
    <w:basedOn w:val="DefaultParagraphFont"/>
    <w:link w:val="Footer"/>
    <w:uiPriority w:val="99"/>
    <w:rsid w:val="003730CF"/>
  </w:style>
  <w:style w:type="character" w:styleId="PageNumber">
    <w:name w:val="page number"/>
    <w:basedOn w:val="DefaultParagraphFont"/>
    <w:uiPriority w:val="99"/>
    <w:semiHidden/>
    <w:unhideWhenUsed/>
    <w:rsid w:val="003730CF"/>
  </w:style>
  <w:style w:type="character" w:styleId="LineNumber">
    <w:name w:val="line number"/>
    <w:basedOn w:val="DefaultParagraphFont"/>
    <w:uiPriority w:val="99"/>
    <w:semiHidden/>
    <w:unhideWhenUsed/>
    <w:rsid w:val="00281BF0"/>
  </w:style>
  <w:style w:type="paragraph" w:customStyle="1" w:styleId="JASAPrincipleHeading">
    <w:name w:val="JASA Principle Heading"/>
    <w:basedOn w:val="Heading1"/>
    <w:qFormat/>
    <w:rsid w:val="00613427"/>
    <w:pPr>
      <w:numPr>
        <w:numId w:val="1"/>
      </w:numPr>
      <w:spacing w:line="480" w:lineRule="auto"/>
      <w:ind w:left="720"/>
    </w:pPr>
    <w:rPr>
      <w:rFonts w:ascii="Garamond" w:hAnsi="Garamond"/>
      <w:b/>
      <w:bCs/>
      <w:color w:val="000000" w:themeColor="text1"/>
      <w:sz w:val="24"/>
    </w:rPr>
  </w:style>
  <w:style w:type="paragraph" w:customStyle="1" w:styleId="JASABodyText">
    <w:name w:val="JASA Body Text"/>
    <w:basedOn w:val="Normal"/>
    <w:link w:val="JASABodyTextChar"/>
    <w:autoRedefine/>
    <w:qFormat/>
    <w:rsid w:val="00523AC1"/>
    <w:pPr>
      <w:spacing w:line="480" w:lineRule="auto"/>
      <w:ind w:firstLine="360"/>
    </w:pPr>
    <w:rPr>
      <w:rFonts w:ascii="Garamond" w:hAnsi="Garamond"/>
    </w:rPr>
  </w:style>
  <w:style w:type="character" w:customStyle="1" w:styleId="Heading1Char">
    <w:name w:val="Heading 1 Char"/>
    <w:basedOn w:val="DefaultParagraphFont"/>
    <w:link w:val="Heading1"/>
    <w:uiPriority w:val="9"/>
    <w:rsid w:val="00613427"/>
    <w:rPr>
      <w:rFonts w:asciiTheme="majorHAnsi" w:eastAsiaTheme="majorEastAsia" w:hAnsiTheme="majorHAnsi" w:cstheme="majorBidi"/>
      <w:color w:val="2F5496" w:themeColor="accent1" w:themeShade="BF"/>
      <w:sz w:val="32"/>
      <w:szCs w:val="32"/>
    </w:rPr>
  </w:style>
  <w:style w:type="paragraph" w:customStyle="1" w:styleId="JASAsubsectionfirstsubheading">
    <w:name w:val="JASA subsection (first subheading)"/>
    <w:basedOn w:val="Heading2"/>
    <w:qFormat/>
    <w:rsid w:val="00613427"/>
    <w:pPr>
      <w:numPr>
        <w:numId w:val="2"/>
      </w:numPr>
      <w:spacing w:line="480" w:lineRule="auto"/>
    </w:pPr>
    <w:rPr>
      <w:rFonts w:ascii="Garamond" w:hAnsi="Garamond"/>
      <w:b/>
      <w:bCs/>
      <w:color w:val="000000" w:themeColor="text1"/>
      <w:sz w:val="24"/>
    </w:rPr>
  </w:style>
  <w:style w:type="paragraph" w:customStyle="1" w:styleId="JASAsubsubsectionsecondsubheading">
    <w:name w:val="JASA subsubsection (second subheading)"/>
    <w:basedOn w:val="Heading3"/>
    <w:qFormat/>
    <w:rsid w:val="009D6FB7"/>
    <w:pPr>
      <w:numPr>
        <w:numId w:val="3"/>
      </w:numPr>
      <w:spacing w:line="480" w:lineRule="auto"/>
    </w:pPr>
    <w:rPr>
      <w:rFonts w:ascii="Garamond" w:hAnsi="Garamond"/>
      <w:b/>
      <w:i/>
      <w:iCs/>
      <w:color w:val="000000" w:themeColor="text1"/>
    </w:rPr>
  </w:style>
  <w:style w:type="character" w:customStyle="1" w:styleId="Heading2Char">
    <w:name w:val="Heading 2 Char"/>
    <w:basedOn w:val="DefaultParagraphFont"/>
    <w:link w:val="Heading2"/>
    <w:uiPriority w:val="9"/>
    <w:semiHidden/>
    <w:rsid w:val="00613427"/>
    <w:rPr>
      <w:rFonts w:asciiTheme="majorHAnsi" w:eastAsiaTheme="majorEastAsia" w:hAnsiTheme="majorHAnsi" w:cstheme="majorBidi"/>
      <w:color w:val="2F5496" w:themeColor="accent1" w:themeShade="BF"/>
      <w:sz w:val="26"/>
      <w:szCs w:val="26"/>
    </w:rPr>
  </w:style>
  <w:style w:type="paragraph" w:customStyle="1" w:styleId="JASAparagraphheading">
    <w:name w:val="JASA paragraph heading"/>
    <w:basedOn w:val="Normal"/>
    <w:link w:val="JASAparagraphheadingChar"/>
    <w:qFormat/>
    <w:rsid w:val="00262116"/>
    <w:pPr>
      <w:numPr>
        <w:numId w:val="5"/>
      </w:numPr>
      <w:spacing w:line="480" w:lineRule="auto"/>
      <w:contextualSpacing/>
    </w:pPr>
    <w:rPr>
      <w:rFonts w:ascii="Garamond" w:hAnsi="Garamond"/>
      <w:i/>
      <w:iCs/>
    </w:rPr>
  </w:style>
  <w:style w:type="character" w:customStyle="1" w:styleId="Heading3Char">
    <w:name w:val="Heading 3 Char"/>
    <w:basedOn w:val="DefaultParagraphFont"/>
    <w:link w:val="Heading3"/>
    <w:uiPriority w:val="9"/>
    <w:semiHidden/>
    <w:rsid w:val="00E92F2C"/>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CD6C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6CA2"/>
    <w:rPr>
      <w:rFonts w:ascii="Times New Roman" w:hAnsi="Times New Roman" w:cs="Times New Roman"/>
      <w:sz w:val="18"/>
      <w:szCs w:val="18"/>
    </w:rPr>
  </w:style>
  <w:style w:type="table" w:styleId="TableGrid">
    <w:name w:val="Table Grid"/>
    <w:basedOn w:val="TableNormal"/>
    <w:uiPriority w:val="39"/>
    <w:rsid w:val="005D48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1CCA"/>
    <w:rPr>
      <w:rFonts w:ascii="Garamond" w:hAnsi="Garamond"/>
      <w:sz w:val="20"/>
      <w:szCs w:val="20"/>
    </w:rPr>
  </w:style>
  <w:style w:type="character" w:customStyle="1" w:styleId="EndnoteTextChar">
    <w:name w:val="Endnote Text Char"/>
    <w:basedOn w:val="DefaultParagraphFont"/>
    <w:link w:val="EndnoteText"/>
    <w:uiPriority w:val="99"/>
    <w:semiHidden/>
    <w:rsid w:val="00BE1CCA"/>
    <w:rPr>
      <w:rFonts w:ascii="Garamond" w:hAnsi="Garamond"/>
      <w:sz w:val="20"/>
      <w:szCs w:val="20"/>
    </w:rPr>
  </w:style>
  <w:style w:type="character" w:styleId="EndnoteReference">
    <w:name w:val="endnote reference"/>
    <w:basedOn w:val="DefaultParagraphFont"/>
    <w:uiPriority w:val="99"/>
    <w:semiHidden/>
    <w:unhideWhenUsed/>
    <w:rsid w:val="00BE1CCA"/>
    <w:rPr>
      <w:vertAlign w:val="superscript"/>
    </w:rPr>
  </w:style>
  <w:style w:type="paragraph" w:customStyle="1" w:styleId="Headings-Acknowlegements">
    <w:name w:val="Headings - Acknowlegements"/>
    <w:aliases w:val="Appendices,References"/>
    <w:basedOn w:val="JASABodyText"/>
    <w:qFormat/>
    <w:rsid w:val="000948F7"/>
    <w:rPr>
      <w:rFonts w:eastAsiaTheme="minorEastAsia"/>
      <w:b/>
      <w:bCs/>
    </w:rPr>
  </w:style>
  <w:style w:type="character" w:styleId="FollowedHyperlink">
    <w:name w:val="FollowedHyperlink"/>
    <w:basedOn w:val="DefaultParagraphFont"/>
    <w:uiPriority w:val="99"/>
    <w:semiHidden/>
    <w:unhideWhenUsed/>
    <w:rsid w:val="00CD3730"/>
    <w:rPr>
      <w:color w:val="954F72" w:themeColor="followedHyperlink"/>
      <w:u w:val="single"/>
    </w:rPr>
  </w:style>
  <w:style w:type="character" w:styleId="PlaceholderText">
    <w:name w:val="Placeholder Text"/>
    <w:basedOn w:val="DefaultParagraphFont"/>
    <w:uiPriority w:val="99"/>
    <w:semiHidden/>
    <w:rsid w:val="00481A45"/>
    <w:rPr>
      <w:color w:val="808080"/>
    </w:rPr>
  </w:style>
  <w:style w:type="paragraph" w:customStyle="1" w:styleId="JASAReferencesAlphabetical">
    <w:name w:val="JASA References (Alphabetical)"/>
    <w:basedOn w:val="JASABodyText"/>
    <w:qFormat/>
    <w:rsid w:val="00A43030"/>
    <w:pPr>
      <w:ind w:left="720" w:hanging="720"/>
    </w:pPr>
  </w:style>
  <w:style w:type="paragraph" w:customStyle="1" w:styleId="JASAFigureCaptionsandEndnotes">
    <w:name w:val="JASA Figure Captions and Endnotes"/>
    <w:basedOn w:val="JASABodyText"/>
    <w:autoRedefine/>
    <w:qFormat/>
    <w:rsid w:val="00973C4E"/>
    <w:pPr>
      <w:spacing w:after="240"/>
      <w:ind w:firstLine="0"/>
    </w:pPr>
  </w:style>
  <w:style w:type="paragraph" w:styleId="Title">
    <w:name w:val="Title"/>
    <w:basedOn w:val="Normal"/>
    <w:next w:val="Normal"/>
    <w:link w:val="TitleChar"/>
    <w:qFormat/>
    <w:rsid w:val="00BD7B76"/>
    <w:rPr>
      <w:rFonts w:ascii="Garamond" w:hAnsi="Garamond" w:cs="Arial"/>
      <w:b/>
      <w:bCs/>
    </w:rPr>
  </w:style>
  <w:style w:type="character" w:customStyle="1" w:styleId="TitleChar">
    <w:name w:val="Title Char"/>
    <w:basedOn w:val="DefaultParagraphFont"/>
    <w:link w:val="Title"/>
    <w:rsid w:val="00BD7B76"/>
    <w:rPr>
      <w:rFonts w:ascii="Garamond" w:hAnsi="Garamond" w:cs="Arial"/>
      <w:b/>
      <w:bCs/>
    </w:rPr>
  </w:style>
  <w:style w:type="paragraph" w:customStyle="1" w:styleId="JASAAffiliations">
    <w:name w:val="JASA Affiliations"/>
    <w:basedOn w:val="Normal"/>
    <w:qFormat/>
    <w:rsid w:val="00BD7B76"/>
    <w:pPr>
      <w:spacing w:line="480" w:lineRule="auto"/>
    </w:pPr>
    <w:rPr>
      <w:rFonts w:ascii="Garamond" w:hAnsi="Garamond" w:cs="Times New Roman (Body CS)"/>
      <w:i/>
    </w:rPr>
  </w:style>
  <w:style w:type="paragraph" w:customStyle="1" w:styleId="JASAAuthors">
    <w:name w:val="JASA Authors"/>
    <w:basedOn w:val="Normal"/>
    <w:qFormat/>
    <w:rsid w:val="00BD7B76"/>
    <w:pPr>
      <w:spacing w:line="480" w:lineRule="auto"/>
    </w:pPr>
    <w:rPr>
      <w:rFonts w:ascii="Garamond" w:hAnsi="Garamond"/>
    </w:rPr>
  </w:style>
  <w:style w:type="paragraph" w:customStyle="1" w:styleId="JASAAbstract">
    <w:name w:val="JASA Abstract"/>
    <w:basedOn w:val="Normal"/>
    <w:qFormat/>
    <w:rsid w:val="00BD7B76"/>
    <w:pPr>
      <w:spacing w:line="480" w:lineRule="auto"/>
    </w:pPr>
    <w:rPr>
      <w:rFonts w:ascii="Garamond" w:hAnsi="Garamond"/>
    </w:rPr>
  </w:style>
  <w:style w:type="character" w:customStyle="1" w:styleId="JASAparagraphheadingChar">
    <w:name w:val="JASA paragraph heading Char"/>
    <w:basedOn w:val="DefaultParagraphFont"/>
    <w:link w:val="JASAparagraphheading"/>
    <w:rsid w:val="00F54497"/>
    <w:rPr>
      <w:rFonts w:ascii="Garamond" w:hAnsi="Garamond"/>
      <w:i/>
      <w:iCs/>
    </w:rPr>
  </w:style>
  <w:style w:type="character" w:customStyle="1" w:styleId="JASABodyTextChar">
    <w:name w:val="JASA Body Text Char"/>
    <w:basedOn w:val="DefaultParagraphFont"/>
    <w:link w:val="JASABodyText"/>
    <w:rsid w:val="00523AC1"/>
    <w:rPr>
      <w:rFonts w:ascii="Garamond" w:hAnsi="Garamond"/>
    </w:rPr>
  </w:style>
  <w:style w:type="character" w:styleId="CommentReference">
    <w:name w:val="annotation reference"/>
    <w:basedOn w:val="DefaultParagraphFont"/>
    <w:uiPriority w:val="99"/>
    <w:semiHidden/>
    <w:unhideWhenUsed/>
    <w:rsid w:val="00EC00E5"/>
    <w:rPr>
      <w:sz w:val="16"/>
      <w:szCs w:val="16"/>
    </w:rPr>
  </w:style>
  <w:style w:type="paragraph" w:styleId="CommentText">
    <w:name w:val="annotation text"/>
    <w:basedOn w:val="Normal"/>
    <w:link w:val="CommentTextChar"/>
    <w:uiPriority w:val="99"/>
    <w:semiHidden/>
    <w:unhideWhenUsed/>
    <w:rsid w:val="00EC00E5"/>
    <w:pPr>
      <w:spacing w:before="120" w:after="240"/>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EC00E5"/>
    <w:rPr>
      <w:rFonts w:ascii="Times New Roman" w:hAnsi="Times New Roman"/>
      <w:sz w:val="20"/>
      <w:szCs w:val="20"/>
    </w:rPr>
  </w:style>
  <w:style w:type="paragraph" w:styleId="Bibliography">
    <w:name w:val="Bibliography"/>
    <w:basedOn w:val="Normal"/>
    <w:next w:val="Normal"/>
    <w:uiPriority w:val="37"/>
    <w:unhideWhenUsed/>
    <w:rsid w:val="00A76DA4"/>
    <w:pPr>
      <w:ind w:left="720" w:hanging="720"/>
    </w:pPr>
  </w:style>
  <w:style w:type="paragraph" w:styleId="CommentSubject">
    <w:name w:val="annotation subject"/>
    <w:basedOn w:val="CommentText"/>
    <w:next w:val="CommentText"/>
    <w:link w:val="CommentSubjectChar"/>
    <w:uiPriority w:val="99"/>
    <w:semiHidden/>
    <w:unhideWhenUsed/>
    <w:rsid w:val="00512AC7"/>
    <w:pPr>
      <w:spacing w:before="0" w:after="0"/>
    </w:pPr>
    <w:rPr>
      <w:rFonts w:asciiTheme="minorHAnsi" w:hAnsiTheme="minorHAnsi"/>
      <w:b/>
      <w:bCs/>
    </w:rPr>
  </w:style>
  <w:style w:type="character" w:customStyle="1" w:styleId="CommentSubjectChar">
    <w:name w:val="Comment Subject Char"/>
    <w:basedOn w:val="CommentTextChar"/>
    <w:link w:val="CommentSubject"/>
    <w:uiPriority w:val="99"/>
    <w:semiHidden/>
    <w:rsid w:val="00512AC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100727">
      <w:bodyDiv w:val="1"/>
      <w:marLeft w:val="0"/>
      <w:marRight w:val="0"/>
      <w:marTop w:val="0"/>
      <w:marBottom w:val="0"/>
      <w:divBdr>
        <w:top w:val="none" w:sz="0" w:space="0" w:color="auto"/>
        <w:left w:val="none" w:sz="0" w:space="0" w:color="auto"/>
        <w:bottom w:val="none" w:sz="0" w:space="0" w:color="auto"/>
        <w:right w:val="none" w:sz="0" w:space="0" w:color="auto"/>
      </w:divBdr>
    </w:div>
    <w:div w:id="1272054785">
      <w:bodyDiv w:val="1"/>
      <w:marLeft w:val="0"/>
      <w:marRight w:val="0"/>
      <w:marTop w:val="0"/>
      <w:marBottom w:val="0"/>
      <w:divBdr>
        <w:top w:val="none" w:sz="0" w:space="0" w:color="auto"/>
        <w:left w:val="none" w:sz="0" w:space="0" w:color="auto"/>
        <w:bottom w:val="none" w:sz="0" w:space="0" w:color="auto"/>
        <w:right w:val="none" w:sz="0" w:space="0" w:color="auto"/>
      </w:divBdr>
    </w:div>
    <w:div w:id="1565289038">
      <w:bodyDiv w:val="1"/>
      <w:marLeft w:val="0"/>
      <w:marRight w:val="0"/>
      <w:marTop w:val="0"/>
      <w:marBottom w:val="0"/>
      <w:divBdr>
        <w:top w:val="none" w:sz="0" w:space="0" w:color="auto"/>
        <w:left w:val="none" w:sz="0" w:space="0" w:color="auto"/>
        <w:bottom w:val="none" w:sz="0" w:space="0" w:color="auto"/>
        <w:right w:val="none" w:sz="0" w:space="0" w:color="auto"/>
      </w:divBdr>
    </w:div>
    <w:div w:id="1830242384">
      <w:bodyDiv w:val="1"/>
      <w:marLeft w:val="0"/>
      <w:marRight w:val="0"/>
      <w:marTop w:val="0"/>
      <w:marBottom w:val="0"/>
      <w:divBdr>
        <w:top w:val="none" w:sz="0" w:space="0" w:color="auto"/>
        <w:left w:val="none" w:sz="0" w:space="0" w:color="auto"/>
        <w:bottom w:val="none" w:sz="0" w:space="0" w:color="auto"/>
        <w:right w:val="none" w:sz="0" w:space="0" w:color="auto"/>
      </w:divBdr>
    </w:div>
    <w:div w:id="191064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e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jpeg"/><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j.kang@uc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D50CE543AA39C45BEE3E321E0815BED" ma:contentTypeVersion="13" ma:contentTypeDescription="Create a new document." ma:contentTypeScope="" ma:versionID="d1a7f19ebbbd453175d1d47feb33ba92">
  <xsd:schema xmlns:xsd="http://www.w3.org/2001/XMLSchema" xmlns:xs="http://www.w3.org/2001/XMLSchema" xmlns:p="http://schemas.microsoft.com/office/2006/metadata/properties" xmlns:ns3="9fa27690-51a5-47c7-bc34-b2f61b6c9455" xmlns:ns4="b9365e07-7f0c-488d-9b23-6a17a840f2cc" targetNamespace="http://schemas.microsoft.com/office/2006/metadata/properties" ma:root="true" ma:fieldsID="4f8eb886bed47512eaa22f521d1c3f46" ns3:_="" ns4:_="">
    <xsd:import namespace="9fa27690-51a5-47c7-bc34-b2f61b6c9455"/>
    <xsd:import namespace="b9365e07-7f0c-488d-9b23-6a17a840f2c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27690-51a5-47c7-bc34-b2f61b6c94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365e07-7f0c-488d-9b23-6a17a840f2c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B9525-A24B-4326-85CD-94693548E2AF}">
  <ds:schemaRefs>
    <ds:schemaRef ds:uri="http://schemas.microsoft.com/sharepoint/v3/contenttype/forms"/>
  </ds:schemaRefs>
</ds:datastoreItem>
</file>

<file path=customXml/itemProps2.xml><?xml version="1.0" encoding="utf-8"?>
<ds:datastoreItem xmlns:ds="http://schemas.openxmlformats.org/officeDocument/2006/customXml" ds:itemID="{73EF1657-896C-4AEB-8B88-9C479B0A28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27690-51a5-47c7-bc34-b2f61b6c9455"/>
    <ds:schemaRef ds:uri="b9365e07-7f0c-488d-9b23-6a17a840f2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CA570F-1E47-4F80-82A4-5427C3704E7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122A7FC-FA2D-4F80-B9B1-51BFA43EC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4578</Words>
  <Characters>26095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Oberman</dc:creator>
  <cp:keywords/>
  <dc:description/>
  <cp:lastModifiedBy>Mitchell, Andrew</cp:lastModifiedBy>
  <cp:revision>40</cp:revision>
  <dcterms:created xsi:type="dcterms:W3CDTF">2020-04-29T21:39:00Z</dcterms:created>
  <dcterms:modified xsi:type="dcterms:W3CDTF">2020-09-12T15:20:00Z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zotero-version="5.0.85-beta.13+c26ffedf9"&gt;&lt;session id="fpd4K6Et"/&gt;&lt;style id="http://www.zotero.org/styles/chicago-author-date" locale="en-GB" hasBibliography="1" bibliographyStyleHasBeenSet="1"/&gt;&lt;prefs&gt;&lt;pref name="fieldType" value="</vt:lpwstr>
  </property>
  <property fmtid="{D5CDD505-2E9C-101B-9397-08002B2CF9AE}" pid="3" name="ZOTERO_PREF_2">
    <vt:lpwstr>Field"/&gt;&lt;/prefs&gt;&lt;/data&gt;</vt:lpwstr>
  </property>
  <property fmtid="{D5CDD505-2E9C-101B-9397-08002B2CF9AE}" pid="4" name="ContentTypeId">
    <vt:lpwstr>0x0101000D50CE543AA39C45BEE3E321E0815BED</vt:lpwstr>
  </property>
</Properties>
</file>